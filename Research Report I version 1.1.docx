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7C7B59" w14:textId="77777777" w:rsidR="00D54E6D" w:rsidRPr="00FC278C" w:rsidRDefault="00D54E6D" w:rsidP="00D54E6D">
      <w:pPr>
        <w:tabs>
          <w:tab w:val="left" w:pos="1135"/>
        </w:tabs>
        <w:jc w:val="center"/>
        <w:rPr>
          <w:rFonts w:eastAsia="Times New Roman"/>
          <w:b/>
          <w:bCs/>
          <w:sz w:val="40"/>
          <w:szCs w:val="40"/>
        </w:rPr>
      </w:pPr>
      <w:r w:rsidRPr="00FC278C">
        <w:rPr>
          <w:b/>
          <w:bCs/>
          <w:sz w:val="40"/>
          <w:szCs w:val="40"/>
        </w:rPr>
        <w:t>[</w:t>
      </w:r>
      <w:r w:rsidRPr="00FC278C">
        <w:rPr>
          <w:rFonts w:eastAsia="Times New Roman"/>
          <w:b/>
          <w:bCs/>
          <w:iCs/>
          <w:sz w:val="40"/>
          <w:szCs w:val="40"/>
        </w:rPr>
        <w:t>Project Title]</w:t>
      </w:r>
    </w:p>
    <w:p w14:paraId="4F94F9B2" w14:textId="77777777" w:rsidR="00D54E6D" w:rsidRPr="009E46CE" w:rsidRDefault="00D54E6D" w:rsidP="00D54E6D">
      <w:pPr>
        <w:rPr>
          <w:rFonts w:eastAsia="Times New Roman"/>
        </w:rPr>
      </w:pPr>
    </w:p>
    <w:p w14:paraId="213BFEF4" w14:textId="77777777" w:rsidR="00D54E6D" w:rsidRPr="009E46CE" w:rsidRDefault="00D54E6D" w:rsidP="00D54E6D">
      <w:pPr>
        <w:rPr>
          <w:rFonts w:eastAsia="Times New Roman"/>
        </w:rPr>
      </w:pPr>
    </w:p>
    <w:p w14:paraId="15B08F97" w14:textId="77777777" w:rsidR="00D54E6D" w:rsidRPr="009E46CE" w:rsidRDefault="00D54E6D" w:rsidP="00D54E6D">
      <w:pPr>
        <w:jc w:val="center"/>
        <w:rPr>
          <w:rFonts w:eastAsia="Times New Roman"/>
          <w:b/>
          <w:sz w:val="32"/>
        </w:rPr>
      </w:pPr>
      <w:r w:rsidRPr="009E46CE">
        <w:rPr>
          <w:rFonts w:eastAsia="Times New Roman"/>
          <w:b/>
          <w:sz w:val="32"/>
        </w:rPr>
        <w:t xml:space="preserve">Research </w:t>
      </w:r>
      <w:r>
        <w:rPr>
          <w:rFonts w:eastAsia="Times New Roman"/>
          <w:b/>
          <w:sz w:val="32"/>
        </w:rPr>
        <w:t>Report I</w:t>
      </w:r>
    </w:p>
    <w:p w14:paraId="31814921" w14:textId="77777777" w:rsidR="00D54E6D" w:rsidRPr="009E46CE" w:rsidRDefault="00D54E6D" w:rsidP="00D54E6D">
      <w:pPr>
        <w:keepNext/>
        <w:jc w:val="center"/>
        <w:outlineLvl w:val="1"/>
        <w:rPr>
          <w:rFonts w:ascii="Georgia" w:eastAsia="Times New Roman" w:hAnsi="Georgia"/>
          <w:b/>
          <w:bCs/>
          <w:sz w:val="32"/>
        </w:rPr>
      </w:pPr>
    </w:p>
    <w:p w14:paraId="47DF5672" w14:textId="77777777" w:rsidR="00D54E6D" w:rsidRPr="009E46CE" w:rsidRDefault="00D54E6D" w:rsidP="00D54E6D">
      <w:pPr>
        <w:keepNext/>
        <w:jc w:val="center"/>
        <w:outlineLvl w:val="1"/>
        <w:rPr>
          <w:rFonts w:ascii="Georgia" w:eastAsia="Times New Roman" w:hAnsi="Georgia"/>
          <w:b/>
          <w:bCs/>
          <w:sz w:val="32"/>
        </w:rPr>
      </w:pPr>
      <w:r w:rsidRPr="009E46CE">
        <w:rPr>
          <w:rFonts w:ascii="Georgia" w:eastAsia="Times New Roman" w:hAnsi="Georgia"/>
          <w:b/>
          <w:bCs/>
          <w:noProof/>
          <w:sz w:val="32"/>
        </w:rPr>
        <w:drawing>
          <wp:inline distT="0" distB="0" distL="0" distR="0" wp14:anchorId="0EC1BA47" wp14:editId="3913DD95">
            <wp:extent cx="15621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2100" cy="1828800"/>
                    </a:xfrm>
                    <a:prstGeom prst="rect">
                      <a:avLst/>
                    </a:prstGeom>
                    <a:noFill/>
                    <a:ln>
                      <a:noFill/>
                    </a:ln>
                  </pic:spPr>
                </pic:pic>
              </a:graphicData>
            </a:graphic>
          </wp:inline>
        </w:drawing>
      </w:r>
    </w:p>
    <w:p w14:paraId="5E043CFD" w14:textId="77777777" w:rsidR="00D54E6D" w:rsidRPr="009E46CE" w:rsidRDefault="00D54E6D" w:rsidP="00D54E6D">
      <w:pPr>
        <w:keepNext/>
        <w:jc w:val="center"/>
        <w:outlineLvl w:val="1"/>
        <w:rPr>
          <w:rFonts w:ascii="Georgia" w:eastAsia="Times New Roman" w:hAnsi="Georgia"/>
          <w:b/>
          <w:bCs/>
          <w:sz w:val="32"/>
        </w:rPr>
      </w:pPr>
    </w:p>
    <w:p w14:paraId="63A48D20" w14:textId="77777777" w:rsidR="00D54E6D" w:rsidRPr="009E46CE" w:rsidRDefault="00D54E6D" w:rsidP="00D54E6D">
      <w:pPr>
        <w:keepNext/>
        <w:jc w:val="center"/>
        <w:outlineLvl w:val="1"/>
        <w:rPr>
          <w:rFonts w:ascii="Georgia" w:eastAsia="Times New Roman" w:hAnsi="Georgia"/>
          <w:b/>
          <w:bCs/>
          <w:sz w:val="32"/>
        </w:rPr>
      </w:pPr>
    </w:p>
    <w:p w14:paraId="3AC6EEF3" w14:textId="77777777" w:rsidR="00D54E6D" w:rsidRPr="009E46CE" w:rsidRDefault="00D54E6D" w:rsidP="00D54E6D">
      <w:pPr>
        <w:keepNext/>
        <w:jc w:val="center"/>
        <w:outlineLvl w:val="1"/>
        <w:rPr>
          <w:rFonts w:eastAsia="Times New Roman"/>
          <w:b/>
          <w:bCs/>
          <w:sz w:val="32"/>
        </w:rPr>
      </w:pPr>
      <w:bookmarkStart w:id="0" w:name="_Toc534025847"/>
      <w:bookmarkStart w:id="1" w:name="_Toc534026462"/>
      <w:bookmarkStart w:id="2" w:name="_Toc534026757"/>
      <w:r w:rsidRPr="009E46CE">
        <w:rPr>
          <w:rFonts w:eastAsia="Times New Roman"/>
          <w:b/>
          <w:bCs/>
          <w:sz w:val="32"/>
        </w:rPr>
        <w:t>Supervisor</w:t>
      </w:r>
      <w:bookmarkEnd w:id="0"/>
      <w:bookmarkEnd w:id="1"/>
      <w:bookmarkEnd w:id="2"/>
    </w:p>
    <w:p w14:paraId="7CC9B072" w14:textId="77777777" w:rsidR="00D54E6D" w:rsidRPr="009E46CE" w:rsidRDefault="00D54E6D" w:rsidP="00D54E6D">
      <w:pPr>
        <w:rPr>
          <w:rFonts w:eastAsia="Times New Roman"/>
        </w:rPr>
      </w:pPr>
    </w:p>
    <w:p w14:paraId="60831340" w14:textId="77777777" w:rsidR="00D54E6D" w:rsidRPr="009E46CE" w:rsidRDefault="00D54E6D" w:rsidP="00D54E6D">
      <w:pPr>
        <w:keepNext/>
        <w:jc w:val="center"/>
        <w:outlineLvl w:val="1"/>
        <w:rPr>
          <w:rFonts w:eastAsia="Times New Roman"/>
          <w:sz w:val="32"/>
          <w:szCs w:val="32"/>
        </w:rPr>
      </w:pPr>
      <w:bookmarkStart w:id="3" w:name="_Toc534025848"/>
      <w:bookmarkStart w:id="4" w:name="_Toc534026463"/>
      <w:bookmarkStart w:id="5" w:name="_Toc534026758"/>
      <w:r>
        <w:rPr>
          <w:rFonts w:eastAsia="Times New Roman"/>
          <w:sz w:val="32"/>
          <w:szCs w:val="32"/>
        </w:rPr>
        <w:t>[</w:t>
      </w:r>
      <w:r w:rsidRPr="009E46CE">
        <w:rPr>
          <w:rFonts w:eastAsia="Times New Roman"/>
          <w:sz w:val="32"/>
          <w:szCs w:val="32"/>
        </w:rPr>
        <w:t>Supervisor Name</w:t>
      </w:r>
      <w:r>
        <w:rPr>
          <w:rFonts w:eastAsia="Times New Roman"/>
          <w:sz w:val="32"/>
          <w:szCs w:val="32"/>
        </w:rPr>
        <w:t>]</w:t>
      </w:r>
      <w:bookmarkEnd w:id="3"/>
      <w:bookmarkEnd w:id="4"/>
      <w:bookmarkEnd w:id="5"/>
    </w:p>
    <w:p w14:paraId="1F86789C" w14:textId="77777777" w:rsidR="00D54E6D" w:rsidRPr="009E46CE" w:rsidRDefault="00D54E6D" w:rsidP="00D54E6D">
      <w:pPr>
        <w:rPr>
          <w:rFonts w:eastAsia="Times New Roman"/>
        </w:rPr>
      </w:pPr>
    </w:p>
    <w:p w14:paraId="04CDC3E7" w14:textId="77777777" w:rsidR="00D54E6D" w:rsidRPr="009E46CE" w:rsidRDefault="00D54E6D" w:rsidP="00D54E6D">
      <w:pPr>
        <w:keepNext/>
        <w:jc w:val="center"/>
        <w:outlineLvl w:val="1"/>
        <w:rPr>
          <w:rFonts w:eastAsia="Times New Roman"/>
          <w:b/>
          <w:bCs/>
          <w:sz w:val="32"/>
        </w:rPr>
      </w:pPr>
      <w:bookmarkStart w:id="6" w:name="_Toc534025849"/>
      <w:bookmarkStart w:id="7" w:name="_Toc534026464"/>
      <w:bookmarkStart w:id="8" w:name="_Toc534026759"/>
      <w:r w:rsidRPr="009E46CE">
        <w:rPr>
          <w:rFonts w:eastAsia="Times New Roman"/>
          <w:b/>
          <w:bCs/>
          <w:sz w:val="32"/>
        </w:rPr>
        <w:t>Submitted by</w:t>
      </w:r>
      <w:bookmarkEnd w:id="6"/>
      <w:bookmarkEnd w:id="7"/>
      <w:bookmarkEnd w:id="8"/>
    </w:p>
    <w:p w14:paraId="64E1367A" w14:textId="77777777" w:rsidR="00D54E6D" w:rsidRPr="009E46CE" w:rsidRDefault="00D54E6D" w:rsidP="00D54E6D">
      <w:pPr>
        <w:jc w:val="center"/>
        <w:rPr>
          <w:rFonts w:eastAsia="Times New Roman"/>
        </w:rPr>
      </w:pPr>
    </w:p>
    <w:p w14:paraId="2EF3E40D" w14:textId="77777777" w:rsidR="00D54E6D" w:rsidRPr="00B65435" w:rsidRDefault="00D54E6D" w:rsidP="00D54E6D">
      <w:pPr>
        <w:jc w:val="center"/>
        <w:rPr>
          <w:rFonts w:eastAsia="Times New Roman"/>
          <w:sz w:val="32"/>
          <w:szCs w:val="32"/>
        </w:rPr>
      </w:pPr>
      <w:r w:rsidRPr="00B65435">
        <w:rPr>
          <w:rFonts w:eastAsia="Times New Roman"/>
          <w:sz w:val="32"/>
          <w:szCs w:val="32"/>
        </w:rPr>
        <w:t>[Student Name]</w:t>
      </w:r>
    </w:p>
    <w:p w14:paraId="5D80989E" w14:textId="77777777" w:rsidR="00D54E6D" w:rsidRPr="00B65435" w:rsidRDefault="00D54E6D" w:rsidP="00D54E6D">
      <w:pPr>
        <w:jc w:val="center"/>
        <w:rPr>
          <w:rFonts w:eastAsia="Times New Roman"/>
          <w:szCs w:val="20"/>
        </w:rPr>
      </w:pPr>
      <w:r w:rsidRPr="00B65435">
        <w:rPr>
          <w:rFonts w:eastAsia="Times New Roman"/>
          <w:szCs w:val="20"/>
        </w:rPr>
        <w:t>[AG #]</w:t>
      </w:r>
    </w:p>
    <w:p w14:paraId="296BD3B2" w14:textId="77777777" w:rsidR="00D54E6D" w:rsidRPr="009E46CE" w:rsidRDefault="00D54E6D" w:rsidP="00D54E6D">
      <w:pPr>
        <w:jc w:val="center"/>
        <w:rPr>
          <w:rFonts w:eastAsia="Times New Roman"/>
          <w:sz w:val="20"/>
          <w:szCs w:val="20"/>
        </w:rPr>
      </w:pPr>
    </w:p>
    <w:p w14:paraId="28A51587" w14:textId="77777777" w:rsidR="00D54E6D" w:rsidRDefault="00D54E6D" w:rsidP="00D54E6D">
      <w:pPr>
        <w:jc w:val="center"/>
        <w:rPr>
          <w:ins w:id="9" w:author="Qamar Nawaz" w:date="2019-01-02T17:07:00Z"/>
          <w:rFonts w:eastAsia="Times New Roman"/>
          <w:sz w:val="20"/>
          <w:szCs w:val="20"/>
        </w:rPr>
      </w:pPr>
    </w:p>
    <w:p w14:paraId="6037A8EB" w14:textId="77777777" w:rsidR="00C030C3" w:rsidRDefault="00C030C3" w:rsidP="00D54E6D">
      <w:pPr>
        <w:jc w:val="center"/>
        <w:rPr>
          <w:ins w:id="10" w:author="Qamar Nawaz" w:date="2019-01-02T17:07:00Z"/>
          <w:rFonts w:eastAsia="Times New Roman"/>
          <w:sz w:val="20"/>
          <w:szCs w:val="20"/>
        </w:rPr>
      </w:pPr>
    </w:p>
    <w:p w14:paraId="52582725" w14:textId="77777777" w:rsidR="00C030C3" w:rsidRDefault="00C030C3" w:rsidP="00D54E6D">
      <w:pPr>
        <w:jc w:val="center"/>
        <w:rPr>
          <w:ins w:id="11" w:author="Qamar Nawaz" w:date="2019-01-02T17:07:00Z"/>
          <w:rFonts w:eastAsia="Times New Roman"/>
          <w:sz w:val="20"/>
          <w:szCs w:val="20"/>
        </w:rPr>
      </w:pPr>
    </w:p>
    <w:p w14:paraId="1AE2A63D" w14:textId="77777777" w:rsidR="00C030C3" w:rsidRDefault="00C030C3" w:rsidP="00D54E6D">
      <w:pPr>
        <w:jc w:val="center"/>
        <w:rPr>
          <w:ins w:id="12" w:author="Qamar Nawaz" w:date="2019-01-02T17:07:00Z"/>
          <w:rFonts w:eastAsia="Times New Roman"/>
          <w:sz w:val="20"/>
          <w:szCs w:val="20"/>
        </w:rPr>
      </w:pPr>
    </w:p>
    <w:p w14:paraId="041025F1" w14:textId="77777777" w:rsidR="00C030C3" w:rsidRDefault="00C030C3" w:rsidP="00D54E6D">
      <w:pPr>
        <w:jc w:val="center"/>
        <w:rPr>
          <w:ins w:id="13" w:author="Qamar Nawaz" w:date="2019-01-02T17:07:00Z"/>
          <w:rFonts w:eastAsia="Times New Roman"/>
          <w:sz w:val="20"/>
          <w:szCs w:val="20"/>
        </w:rPr>
      </w:pPr>
    </w:p>
    <w:p w14:paraId="7A8C2F5E" w14:textId="77777777" w:rsidR="00C030C3" w:rsidRDefault="00C030C3" w:rsidP="00D54E6D">
      <w:pPr>
        <w:jc w:val="center"/>
        <w:rPr>
          <w:ins w:id="14" w:author="Qamar Nawaz" w:date="2019-01-02T17:07:00Z"/>
          <w:rFonts w:eastAsia="Times New Roman"/>
          <w:sz w:val="20"/>
          <w:szCs w:val="20"/>
        </w:rPr>
      </w:pPr>
    </w:p>
    <w:p w14:paraId="6F02186A" w14:textId="77777777" w:rsidR="00C030C3" w:rsidRPr="009E46CE" w:rsidRDefault="00C030C3" w:rsidP="00D54E6D">
      <w:pPr>
        <w:jc w:val="center"/>
        <w:rPr>
          <w:rFonts w:eastAsia="Times New Roman"/>
          <w:sz w:val="20"/>
          <w:szCs w:val="20"/>
        </w:rPr>
      </w:pPr>
    </w:p>
    <w:p w14:paraId="3E6F90AC" w14:textId="77777777" w:rsidR="00D54E6D" w:rsidRPr="009E46CE" w:rsidRDefault="00D54E6D" w:rsidP="00D54E6D">
      <w:pPr>
        <w:jc w:val="center"/>
        <w:rPr>
          <w:rFonts w:eastAsia="Times New Roman"/>
          <w:sz w:val="20"/>
          <w:szCs w:val="20"/>
        </w:rPr>
      </w:pPr>
    </w:p>
    <w:p w14:paraId="590DDB31" w14:textId="77777777" w:rsidR="00D54E6D" w:rsidRPr="009E46CE" w:rsidRDefault="00D54E6D" w:rsidP="00D54E6D">
      <w:pPr>
        <w:jc w:val="center"/>
        <w:rPr>
          <w:rFonts w:eastAsia="Times New Roman"/>
          <w:sz w:val="20"/>
          <w:szCs w:val="20"/>
        </w:rPr>
      </w:pPr>
    </w:p>
    <w:p w14:paraId="039ED64C" w14:textId="77777777" w:rsidR="00D54E6D" w:rsidRPr="009E46CE" w:rsidRDefault="00D54E6D" w:rsidP="00D54E6D">
      <w:pPr>
        <w:jc w:val="center"/>
        <w:rPr>
          <w:rFonts w:eastAsia="Times New Roman"/>
          <w:sz w:val="20"/>
          <w:szCs w:val="20"/>
        </w:rPr>
      </w:pPr>
    </w:p>
    <w:p w14:paraId="7F8FDFDF" w14:textId="77777777" w:rsidR="00D54E6D" w:rsidRPr="009E46CE" w:rsidRDefault="00D54E6D" w:rsidP="00D54E6D">
      <w:pPr>
        <w:spacing w:line="360" w:lineRule="auto"/>
        <w:jc w:val="center"/>
        <w:rPr>
          <w:rFonts w:eastAsia="Times New Roman"/>
          <w:b/>
          <w:sz w:val="32"/>
        </w:rPr>
      </w:pPr>
      <w:r w:rsidRPr="009E46CE">
        <w:rPr>
          <w:rFonts w:eastAsia="Times New Roman"/>
          <w:b/>
          <w:sz w:val="32"/>
        </w:rPr>
        <w:t xml:space="preserve">BS </w:t>
      </w:r>
      <w:r>
        <w:rPr>
          <w:rFonts w:eastAsia="Times New Roman"/>
          <w:b/>
          <w:sz w:val="32"/>
        </w:rPr>
        <w:t>[Computer Science/IT/Software Engineering]</w:t>
      </w:r>
    </w:p>
    <w:p w14:paraId="4D8C6C0A" w14:textId="77777777" w:rsidR="00D54E6D" w:rsidRPr="009E46CE" w:rsidRDefault="00D54E6D" w:rsidP="00D54E6D">
      <w:pPr>
        <w:spacing w:line="360" w:lineRule="auto"/>
        <w:jc w:val="center"/>
        <w:rPr>
          <w:rFonts w:eastAsia="Times New Roman"/>
          <w:b/>
          <w:bCs/>
          <w:sz w:val="36"/>
          <w:szCs w:val="32"/>
        </w:rPr>
      </w:pPr>
      <w:r w:rsidRPr="009E46CE">
        <w:rPr>
          <w:rFonts w:eastAsia="Times New Roman"/>
          <w:b/>
          <w:bCs/>
          <w:sz w:val="36"/>
          <w:szCs w:val="32"/>
        </w:rPr>
        <w:t xml:space="preserve">Department of Computer </w:t>
      </w:r>
      <w:r>
        <w:rPr>
          <w:rFonts w:eastAsia="Times New Roman"/>
          <w:b/>
          <w:bCs/>
          <w:sz w:val="36"/>
          <w:szCs w:val="32"/>
        </w:rPr>
        <w:t>Science</w:t>
      </w:r>
    </w:p>
    <w:p w14:paraId="1F19A98E" w14:textId="77777777" w:rsidR="00D54E6D" w:rsidRDefault="00D54E6D" w:rsidP="00D54E6D">
      <w:pPr>
        <w:spacing w:line="360" w:lineRule="auto"/>
        <w:jc w:val="center"/>
        <w:rPr>
          <w:rFonts w:eastAsia="Times New Roman"/>
          <w:b/>
          <w:sz w:val="40"/>
          <w:szCs w:val="40"/>
        </w:rPr>
      </w:pPr>
      <w:r w:rsidRPr="009E46CE">
        <w:rPr>
          <w:rFonts w:eastAsia="Times New Roman"/>
          <w:b/>
          <w:sz w:val="40"/>
          <w:szCs w:val="40"/>
        </w:rPr>
        <w:t>University of Agriculture, Faisalabad.</w:t>
      </w:r>
    </w:p>
    <w:p w14:paraId="368A71F8" w14:textId="77777777" w:rsidR="00D54E6D" w:rsidRDefault="00D54E6D">
      <w:pPr>
        <w:spacing w:line="360" w:lineRule="auto"/>
        <w:rPr>
          <w:rFonts w:eastAsia="Times New Roman"/>
          <w:b/>
          <w:sz w:val="40"/>
          <w:szCs w:val="40"/>
        </w:rPr>
      </w:pPr>
      <w:r>
        <w:rPr>
          <w:rFonts w:eastAsia="Times New Roman"/>
          <w:b/>
          <w:sz w:val="40"/>
          <w:szCs w:val="40"/>
        </w:rPr>
        <w:br w:type="page"/>
      </w:r>
    </w:p>
    <w:sdt>
      <w:sdtPr>
        <w:rPr>
          <w:rFonts w:ascii="Times New Roman" w:eastAsia="Calibri" w:hAnsi="Times New Roman" w:cs="Times New Roman"/>
          <w:b w:val="0"/>
          <w:bCs w:val="0"/>
          <w:color w:val="auto"/>
          <w:sz w:val="24"/>
          <w:szCs w:val="24"/>
        </w:rPr>
        <w:id w:val="445521240"/>
        <w:docPartObj>
          <w:docPartGallery w:val="Table of Contents"/>
          <w:docPartUnique/>
        </w:docPartObj>
      </w:sdtPr>
      <w:sdtEndPr/>
      <w:sdtContent>
        <w:p w14:paraId="78431893" w14:textId="77777777" w:rsidR="00D54E6D" w:rsidRPr="004E453B" w:rsidRDefault="00D54E6D" w:rsidP="00D54E6D">
          <w:pPr>
            <w:pStyle w:val="TOCHeading"/>
            <w:tabs>
              <w:tab w:val="left" w:pos="3507"/>
            </w:tabs>
            <w:rPr>
              <w:rFonts w:ascii="Times New Roman" w:hAnsi="Times New Roman" w:cs="Times New Roman"/>
              <w:rPrChange w:id="15" w:author="Qamar Nawaz" w:date="2019-01-02T18:53:00Z">
                <w:rPr/>
              </w:rPrChange>
            </w:rPr>
          </w:pPr>
          <w:r w:rsidRPr="004E453B">
            <w:rPr>
              <w:rFonts w:ascii="Times New Roman" w:hAnsi="Times New Roman" w:cs="Times New Roman"/>
              <w:rPrChange w:id="16" w:author="Qamar Nawaz" w:date="2019-01-02T18:53:00Z">
                <w:rPr/>
              </w:rPrChange>
            </w:rPr>
            <w:t>Table of Contents</w:t>
          </w:r>
          <w:r w:rsidRPr="004E453B">
            <w:rPr>
              <w:rFonts w:ascii="Times New Roman" w:hAnsi="Times New Roman" w:cs="Times New Roman"/>
              <w:rPrChange w:id="17" w:author="Qamar Nawaz" w:date="2019-01-02T18:53:00Z">
                <w:rPr/>
              </w:rPrChange>
            </w:rPr>
            <w:tab/>
          </w:r>
        </w:p>
        <w:p w14:paraId="4112A54E" w14:textId="77777777" w:rsidR="00D54E6D" w:rsidRDefault="00D54E6D" w:rsidP="00D54E6D"/>
        <w:p w14:paraId="035C7C61" w14:textId="77777777" w:rsidR="00150AB3" w:rsidRPr="005B19CE" w:rsidRDefault="00EF2DDC">
          <w:pPr>
            <w:pStyle w:val="TOC2"/>
            <w:tabs>
              <w:tab w:val="right" w:leader="dot" w:pos="9350"/>
            </w:tabs>
            <w:rPr>
              <w:rFonts w:asciiTheme="minorHAnsi" w:eastAsiaTheme="minorEastAsia" w:hAnsiTheme="minorHAnsi" w:cstheme="minorBidi"/>
              <w:noProof/>
            </w:rPr>
          </w:pPr>
          <w:r>
            <w:fldChar w:fldCharType="begin"/>
          </w:r>
          <w:r w:rsidR="00D54E6D">
            <w:instrText xml:space="preserve"> TOC \o "1-3" \h \z \u </w:instrText>
          </w:r>
          <w:r>
            <w:fldChar w:fldCharType="separate"/>
          </w:r>
        </w:p>
        <w:p w14:paraId="0E1C3CF4" w14:textId="77777777" w:rsidR="00150AB3" w:rsidRPr="005B19CE" w:rsidRDefault="00900395">
          <w:pPr>
            <w:pStyle w:val="TOC1"/>
            <w:tabs>
              <w:tab w:val="left" w:pos="480"/>
              <w:tab w:val="right" w:leader="dot" w:pos="9350"/>
            </w:tabs>
            <w:rPr>
              <w:rFonts w:asciiTheme="minorHAnsi" w:eastAsiaTheme="minorEastAsia" w:hAnsiTheme="minorHAnsi" w:cstheme="minorBidi"/>
              <w:noProof/>
            </w:rPr>
          </w:pPr>
          <w:hyperlink w:anchor="_Toc534026760" w:history="1">
            <w:r w:rsidR="00150AB3" w:rsidRPr="005B19CE">
              <w:rPr>
                <w:rStyle w:val="Hyperlink"/>
                <w:b/>
                <w:noProof/>
              </w:rPr>
              <w:t>1.</w:t>
            </w:r>
            <w:r w:rsidR="0024564A" w:rsidRPr="005B19CE">
              <w:rPr>
                <w:rFonts w:asciiTheme="minorHAnsi" w:eastAsiaTheme="minorEastAsia" w:hAnsiTheme="minorHAnsi" w:cstheme="minorBidi"/>
                <w:noProof/>
              </w:rPr>
              <w:t xml:space="preserve">  </w:t>
            </w:r>
            <w:r w:rsidR="00150AB3" w:rsidRPr="005B19CE">
              <w:rPr>
                <w:rStyle w:val="Hyperlink"/>
                <w:b/>
                <w:noProof/>
              </w:rPr>
              <w:t>INTRODUCTION</w:t>
            </w:r>
            <w:r w:rsidR="00150AB3" w:rsidRPr="005B19CE">
              <w:rPr>
                <w:noProof/>
                <w:webHidden/>
              </w:rPr>
              <w:tab/>
            </w:r>
            <w:r w:rsidR="00EF2DDC" w:rsidRPr="005B19CE">
              <w:rPr>
                <w:noProof/>
                <w:webHidden/>
              </w:rPr>
              <w:fldChar w:fldCharType="begin"/>
            </w:r>
            <w:r w:rsidR="00150AB3" w:rsidRPr="005B19CE">
              <w:rPr>
                <w:noProof/>
                <w:webHidden/>
              </w:rPr>
              <w:instrText xml:space="preserve"> PAGEREF _Toc534026760 \h </w:instrText>
            </w:r>
            <w:r w:rsidR="00EF2DDC" w:rsidRPr="005B19CE">
              <w:rPr>
                <w:noProof/>
                <w:webHidden/>
              </w:rPr>
            </w:r>
            <w:r w:rsidR="00EF2DDC" w:rsidRPr="005B19CE">
              <w:rPr>
                <w:noProof/>
                <w:webHidden/>
              </w:rPr>
              <w:fldChar w:fldCharType="separate"/>
            </w:r>
            <w:r w:rsidR="00150AB3" w:rsidRPr="005B19CE">
              <w:rPr>
                <w:noProof/>
                <w:webHidden/>
              </w:rPr>
              <w:t>1</w:t>
            </w:r>
            <w:r w:rsidR="00EF2DDC" w:rsidRPr="005B19CE">
              <w:rPr>
                <w:noProof/>
                <w:webHidden/>
              </w:rPr>
              <w:fldChar w:fldCharType="end"/>
            </w:r>
          </w:hyperlink>
        </w:p>
        <w:p w14:paraId="6C5B1A74" w14:textId="77777777" w:rsidR="00150AB3" w:rsidRPr="005B19CE" w:rsidRDefault="00900395">
          <w:pPr>
            <w:pStyle w:val="TOC2"/>
            <w:tabs>
              <w:tab w:val="right" w:leader="dot" w:pos="9350"/>
            </w:tabs>
            <w:rPr>
              <w:rFonts w:asciiTheme="minorHAnsi" w:eastAsiaTheme="minorEastAsia" w:hAnsiTheme="minorHAnsi" w:cstheme="minorBidi"/>
              <w:noProof/>
            </w:rPr>
          </w:pPr>
          <w:hyperlink w:anchor="_Toc534026761" w:history="1">
            <w:r w:rsidR="00150AB3" w:rsidRPr="005B19CE">
              <w:rPr>
                <w:rStyle w:val="Hyperlink"/>
                <w:b/>
                <w:noProof/>
              </w:rPr>
              <w:t>1.1 Project Background</w:t>
            </w:r>
            <w:r w:rsidR="00150AB3" w:rsidRPr="005B19CE">
              <w:rPr>
                <w:noProof/>
                <w:webHidden/>
              </w:rPr>
              <w:tab/>
            </w:r>
            <w:r w:rsidR="00EF2DDC" w:rsidRPr="005B19CE">
              <w:rPr>
                <w:noProof/>
                <w:webHidden/>
              </w:rPr>
              <w:fldChar w:fldCharType="begin"/>
            </w:r>
            <w:r w:rsidR="00150AB3" w:rsidRPr="005B19CE">
              <w:rPr>
                <w:noProof/>
                <w:webHidden/>
              </w:rPr>
              <w:instrText xml:space="preserve"> PAGEREF _Toc534026761 \h </w:instrText>
            </w:r>
            <w:r w:rsidR="00EF2DDC" w:rsidRPr="005B19CE">
              <w:rPr>
                <w:noProof/>
                <w:webHidden/>
              </w:rPr>
            </w:r>
            <w:r w:rsidR="00EF2DDC" w:rsidRPr="005B19CE">
              <w:rPr>
                <w:noProof/>
                <w:webHidden/>
              </w:rPr>
              <w:fldChar w:fldCharType="separate"/>
            </w:r>
            <w:r w:rsidR="00150AB3" w:rsidRPr="005B19CE">
              <w:rPr>
                <w:noProof/>
                <w:webHidden/>
              </w:rPr>
              <w:t>1</w:t>
            </w:r>
            <w:r w:rsidR="00EF2DDC" w:rsidRPr="005B19CE">
              <w:rPr>
                <w:noProof/>
                <w:webHidden/>
              </w:rPr>
              <w:fldChar w:fldCharType="end"/>
            </w:r>
          </w:hyperlink>
        </w:p>
        <w:p w14:paraId="7E12CEB8" w14:textId="77777777" w:rsidR="00150AB3" w:rsidRPr="005B19CE" w:rsidRDefault="00900395">
          <w:pPr>
            <w:pStyle w:val="TOC2"/>
            <w:tabs>
              <w:tab w:val="right" w:leader="dot" w:pos="9350"/>
            </w:tabs>
            <w:rPr>
              <w:rFonts w:asciiTheme="minorHAnsi" w:eastAsiaTheme="minorEastAsia" w:hAnsiTheme="minorHAnsi" w:cstheme="minorBidi"/>
              <w:noProof/>
            </w:rPr>
          </w:pPr>
          <w:hyperlink w:anchor="_Toc534026762" w:history="1">
            <w:r w:rsidR="00150AB3" w:rsidRPr="005B19CE">
              <w:rPr>
                <w:rStyle w:val="Hyperlink"/>
                <w:b/>
                <w:noProof/>
              </w:rPr>
              <w:t>1.2 Project Description</w:t>
            </w:r>
            <w:r w:rsidR="00150AB3" w:rsidRPr="005B19CE">
              <w:rPr>
                <w:noProof/>
                <w:webHidden/>
              </w:rPr>
              <w:tab/>
            </w:r>
            <w:r w:rsidR="00EF2DDC" w:rsidRPr="005B19CE">
              <w:rPr>
                <w:noProof/>
                <w:webHidden/>
              </w:rPr>
              <w:fldChar w:fldCharType="begin"/>
            </w:r>
            <w:r w:rsidR="00150AB3" w:rsidRPr="005B19CE">
              <w:rPr>
                <w:noProof/>
                <w:webHidden/>
              </w:rPr>
              <w:instrText xml:space="preserve"> PAGEREF _Toc534026762 \h </w:instrText>
            </w:r>
            <w:r w:rsidR="00EF2DDC" w:rsidRPr="005B19CE">
              <w:rPr>
                <w:noProof/>
                <w:webHidden/>
              </w:rPr>
            </w:r>
            <w:r w:rsidR="00EF2DDC" w:rsidRPr="005B19CE">
              <w:rPr>
                <w:noProof/>
                <w:webHidden/>
              </w:rPr>
              <w:fldChar w:fldCharType="separate"/>
            </w:r>
            <w:r w:rsidR="00150AB3" w:rsidRPr="005B19CE">
              <w:rPr>
                <w:noProof/>
                <w:webHidden/>
              </w:rPr>
              <w:t>1</w:t>
            </w:r>
            <w:r w:rsidR="00EF2DDC" w:rsidRPr="005B19CE">
              <w:rPr>
                <w:noProof/>
                <w:webHidden/>
              </w:rPr>
              <w:fldChar w:fldCharType="end"/>
            </w:r>
          </w:hyperlink>
        </w:p>
        <w:p w14:paraId="32916F57" w14:textId="77777777" w:rsidR="00150AB3" w:rsidRPr="005B19CE" w:rsidRDefault="00900395">
          <w:pPr>
            <w:pStyle w:val="TOC2"/>
            <w:tabs>
              <w:tab w:val="right" w:leader="dot" w:pos="9350"/>
            </w:tabs>
            <w:rPr>
              <w:rFonts w:asciiTheme="minorHAnsi" w:eastAsiaTheme="minorEastAsia" w:hAnsiTheme="minorHAnsi" w:cstheme="minorBidi"/>
              <w:noProof/>
            </w:rPr>
          </w:pPr>
          <w:hyperlink w:anchor="_Toc534026763" w:history="1">
            <w:r w:rsidR="00150AB3" w:rsidRPr="005B19CE">
              <w:rPr>
                <w:rStyle w:val="Hyperlink"/>
                <w:b/>
                <w:noProof/>
              </w:rPr>
              <w:t>1.3 Project Scope</w:t>
            </w:r>
            <w:r w:rsidR="00150AB3" w:rsidRPr="005B19CE">
              <w:rPr>
                <w:noProof/>
                <w:webHidden/>
              </w:rPr>
              <w:tab/>
            </w:r>
            <w:r w:rsidR="00EF2DDC" w:rsidRPr="005B19CE">
              <w:rPr>
                <w:noProof/>
                <w:webHidden/>
              </w:rPr>
              <w:fldChar w:fldCharType="begin"/>
            </w:r>
            <w:r w:rsidR="00150AB3" w:rsidRPr="005B19CE">
              <w:rPr>
                <w:noProof/>
                <w:webHidden/>
              </w:rPr>
              <w:instrText xml:space="preserve"> PAGEREF _Toc534026763 \h </w:instrText>
            </w:r>
            <w:r w:rsidR="00EF2DDC" w:rsidRPr="005B19CE">
              <w:rPr>
                <w:noProof/>
                <w:webHidden/>
              </w:rPr>
            </w:r>
            <w:r w:rsidR="00EF2DDC" w:rsidRPr="005B19CE">
              <w:rPr>
                <w:noProof/>
                <w:webHidden/>
              </w:rPr>
              <w:fldChar w:fldCharType="separate"/>
            </w:r>
            <w:r w:rsidR="00150AB3" w:rsidRPr="005B19CE">
              <w:rPr>
                <w:noProof/>
                <w:webHidden/>
              </w:rPr>
              <w:t>1</w:t>
            </w:r>
            <w:r w:rsidR="00EF2DDC" w:rsidRPr="005B19CE">
              <w:rPr>
                <w:noProof/>
                <w:webHidden/>
              </w:rPr>
              <w:fldChar w:fldCharType="end"/>
            </w:r>
          </w:hyperlink>
        </w:p>
        <w:p w14:paraId="1069383F" w14:textId="77777777" w:rsidR="00150AB3" w:rsidRPr="005B19CE" w:rsidRDefault="00900395">
          <w:pPr>
            <w:pStyle w:val="TOC2"/>
            <w:tabs>
              <w:tab w:val="right" w:leader="dot" w:pos="9350"/>
            </w:tabs>
            <w:rPr>
              <w:rFonts w:asciiTheme="minorHAnsi" w:eastAsiaTheme="minorEastAsia" w:hAnsiTheme="minorHAnsi" w:cstheme="minorBidi"/>
              <w:noProof/>
            </w:rPr>
          </w:pPr>
          <w:hyperlink w:anchor="_Toc534026764" w:history="1">
            <w:r w:rsidR="00150AB3" w:rsidRPr="005B19CE">
              <w:rPr>
                <w:rStyle w:val="Hyperlink"/>
                <w:b/>
                <w:noProof/>
              </w:rPr>
              <w:t>1.4 Objectives</w:t>
            </w:r>
            <w:r w:rsidR="00150AB3" w:rsidRPr="005B19CE">
              <w:rPr>
                <w:noProof/>
                <w:webHidden/>
              </w:rPr>
              <w:tab/>
            </w:r>
            <w:r w:rsidR="00EF2DDC" w:rsidRPr="005B19CE">
              <w:rPr>
                <w:noProof/>
                <w:webHidden/>
              </w:rPr>
              <w:fldChar w:fldCharType="begin"/>
            </w:r>
            <w:r w:rsidR="00150AB3" w:rsidRPr="005B19CE">
              <w:rPr>
                <w:noProof/>
                <w:webHidden/>
              </w:rPr>
              <w:instrText xml:space="preserve"> PAGEREF _Toc534026764 \h </w:instrText>
            </w:r>
            <w:r w:rsidR="00EF2DDC" w:rsidRPr="005B19CE">
              <w:rPr>
                <w:noProof/>
                <w:webHidden/>
              </w:rPr>
            </w:r>
            <w:r w:rsidR="00EF2DDC" w:rsidRPr="005B19CE">
              <w:rPr>
                <w:noProof/>
                <w:webHidden/>
              </w:rPr>
              <w:fldChar w:fldCharType="separate"/>
            </w:r>
            <w:r w:rsidR="00150AB3" w:rsidRPr="005B19CE">
              <w:rPr>
                <w:noProof/>
                <w:webHidden/>
              </w:rPr>
              <w:t>2</w:t>
            </w:r>
            <w:r w:rsidR="00EF2DDC" w:rsidRPr="005B19CE">
              <w:rPr>
                <w:noProof/>
                <w:webHidden/>
              </w:rPr>
              <w:fldChar w:fldCharType="end"/>
            </w:r>
          </w:hyperlink>
        </w:p>
        <w:p w14:paraId="2F9F81FC" w14:textId="77777777" w:rsidR="00150AB3" w:rsidRPr="005B19CE" w:rsidRDefault="00900395">
          <w:pPr>
            <w:pStyle w:val="TOC1"/>
            <w:tabs>
              <w:tab w:val="left" w:pos="480"/>
              <w:tab w:val="right" w:leader="dot" w:pos="9350"/>
            </w:tabs>
            <w:rPr>
              <w:rFonts w:asciiTheme="minorHAnsi" w:eastAsiaTheme="minorEastAsia" w:hAnsiTheme="minorHAnsi" w:cstheme="minorBidi"/>
              <w:noProof/>
            </w:rPr>
          </w:pPr>
          <w:hyperlink w:anchor="_Toc534026765" w:history="1">
            <w:r w:rsidR="00150AB3" w:rsidRPr="005B19CE">
              <w:rPr>
                <w:rStyle w:val="Hyperlink"/>
                <w:b/>
                <w:noProof/>
              </w:rPr>
              <w:t>2.</w:t>
            </w:r>
            <w:r w:rsidR="0024564A" w:rsidRPr="005B19CE">
              <w:rPr>
                <w:rFonts w:asciiTheme="minorHAnsi" w:eastAsiaTheme="minorEastAsia" w:hAnsiTheme="minorHAnsi" w:cstheme="minorBidi"/>
                <w:noProof/>
              </w:rPr>
              <w:t xml:space="preserve"> </w:t>
            </w:r>
            <w:r w:rsidR="00150AB3" w:rsidRPr="005B19CE">
              <w:rPr>
                <w:rStyle w:val="Hyperlink"/>
                <w:b/>
                <w:noProof/>
              </w:rPr>
              <w:t>PROJECT REQUIREMENTS</w:t>
            </w:r>
            <w:r w:rsidR="00150AB3" w:rsidRPr="005B19CE">
              <w:rPr>
                <w:noProof/>
                <w:webHidden/>
              </w:rPr>
              <w:tab/>
            </w:r>
            <w:r w:rsidR="00EF2DDC" w:rsidRPr="005B19CE">
              <w:rPr>
                <w:noProof/>
                <w:webHidden/>
              </w:rPr>
              <w:fldChar w:fldCharType="begin"/>
            </w:r>
            <w:r w:rsidR="00150AB3" w:rsidRPr="005B19CE">
              <w:rPr>
                <w:noProof/>
                <w:webHidden/>
              </w:rPr>
              <w:instrText xml:space="preserve"> PAGEREF _Toc534026765 \h </w:instrText>
            </w:r>
            <w:r w:rsidR="00EF2DDC" w:rsidRPr="005B19CE">
              <w:rPr>
                <w:noProof/>
                <w:webHidden/>
              </w:rPr>
            </w:r>
            <w:r w:rsidR="00EF2DDC" w:rsidRPr="005B19CE">
              <w:rPr>
                <w:noProof/>
                <w:webHidden/>
              </w:rPr>
              <w:fldChar w:fldCharType="separate"/>
            </w:r>
            <w:r w:rsidR="00150AB3" w:rsidRPr="005B19CE">
              <w:rPr>
                <w:noProof/>
                <w:webHidden/>
              </w:rPr>
              <w:t>2</w:t>
            </w:r>
            <w:r w:rsidR="00EF2DDC" w:rsidRPr="005B19CE">
              <w:rPr>
                <w:noProof/>
                <w:webHidden/>
              </w:rPr>
              <w:fldChar w:fldCharType="end"/>
            </w:r>
          </w:hyperlink>
        </w:p>
        <w:p w14:paraId="154A63C3" w14:textId="77777777" w:rsidR="00150AB3" w:rsidRPr="005B19CE" w:rsidRDefault="00900395">
          <w:pPr>
            <w:pStyle w:val="TOC2"/>
            <w:tabs>
              <w:tab w:val="right" w:leader="dot" w:pos="9350"/>
            </w:tabs>
            <w:rPr>
              <w:rFonts w:asciiTheme="minorHAnsi" w:eastAsiaTheme="minorEastAsia" w:hAnsiTheme="minorHAnsi" w:cstheme="minorBidi"/>
              <w:noProof/>
            </w:rPr>
          </w:pPr>
          <w:hyperlink w:anchor="_Toc534026766" w:history="1">
            <w:r w:rsidR="00150AB3" w:rsidRPr="005B19CE">
              <w:rPr>
                <w:rStyle w:val="Hyperlink"/>
                <w:b/>
                <w:noProof/>
              </w:rPr>
              <w:t>2.1 Functional Requirements</w:t>
            </w:r>
            <w:r w:rsidR="00150AB3" w:rsidRPr="005B19CE">
              <w:rPr>
                <w:noProof/>
                <w:webHidden/>
              </w:rPr>
              <w:tab/>
            </w:r>
            <w:r w:rsidR="00EF2DDC" w:rsidRPr="005B19CE">
              <w:rPr>
                <w:noProof/>
                <w:webHidden/>
              </w:rPr>
              <w:fldChar w:fldCharType="begin"/>
            </w:r>
            <w:r w:rsidR="00150AB3" w:rsidRPr="005B19CE">
              <w:rPr>
                <w:noProof/>
                <w:webHidden/>
              </w:rPr>
              <w:instrText xml:space="preserve"> PAGEREF _Toc534026766 \h </w:instrText>
            </w:r>
            <w:r w:rsidR="00EF2DDC" w:rsidRPr="005B19CE">
              <w:rPr>
                <w:noProof/>
                <w:webHidden/>
              </w:rPr>
            </w:r>
            <w:r w:rsidR="00EF2DDC" w:rsidRPr="005B19CE">
              <w:rPr>
                <w:noProof/>
                <w:webHidden/>
              </w:rPr>
              <w:fldChar w:fldCharType="separate"/>
            </w:r>
            <w:r w:rsidR="00150AB3" w:rsidRPr="005B19CE">
              <w:rPr>
                <w:noProof/>
                <w:webHidden/>
              </w:rPr>
              <w:t>2</w:t>
            </w:r>
            <w:r w:rsidR="00EF2DDC" w:rsidRPr="005B19CE">
              <w:rPr>
                <w:noProof/>
                <w:webHidden/>
              </w:rPr>
              <w:fldChar w:fldCharType="end"/>
            </w:r>
          </w:hyperlink>
        </w:p>
        <w:p w14:paraId="61E1E0B1" w14:textId="77777777" w:rsidR="00150AB3" w:rsidRPr="005B19CE" w:rsidRDefault="00900395">
          <w:pPr>
            <w:pStyle w:val="TOC2"/>
            <w:tabs>
              <w:tab w:val="right" w:leader="dot" w:pos="9350"/>
            </w:tabs>
            <w:rPr>
              <w:rFonts w:asciiTheme="minorHAnsi" w:eastAsiaTheme="minorEastAsia" w:hAnsiTheme="minorHAnsi" w:cstheme="minorBidi"/>
              <w:noProof/>
            </w:rPr>
          </w:pPr>
          <w:hyperlink w:anchor="_Toc534026769" w:history="1">
            <w:r w:rsidR="00150AB3" w:rsidRPr="005B19CE">
              <w:rPr>
                <w:rStyle w:val="Hyperlink"/>
                <w:b/>
                <w:noProof/>
              </w:rPr>
              <w:t>2.2</w:t>
            </w:r>
            <w:r w:rsidR="00125587" w:rsidRPr="005B19CE">
              <w:rPr>
                <w:rStyle w:val="Hyperlink"/>
                <w:b/>
                <w:noProof/>
              </w:rPr>
              <w:t xml:space="preserve"> </w:t>
            </w:r>
            <w:r w:rsidR="00150AB3" w:rsidRPr="005B19CE">
              <w:rPr>
                <w:rStyle w:val="Hyperlink"/>
                <w:b/>
                <w:noProof/>
              </w:rPr>
              <w:t>Non- Functional Requirements</w:t>
            </w:r>
            <w:r w:rsidR="00150AB3" w:rsidRPr="005B19CE">
              <w:rPr>
                <w:noProof/>
                <w:webHidden/>
              </w:rPr>
              <w:tab/>
            </w:r>
            <w:r w:rsidR="00EF2DDC" w:rsidRPr="005B19CE">
              <w:rPr>
                <w:noProof/>
                <w:webHidden/>
              </w:rPr>
              <w:fldChar w:fldCharType="begin"/>
            </w:r>
            <w:r w:rsidR="00150AB3" w:rsidRPr="005B19CE">
              <w:rPr>
                <w:noProof/>
                <w:webHidden/>
              </w:rPr>
              <w:instrText xml:space="preserve"> PAGEREF _Toc534026769 \h </w:instrText>
            </w:r>
            <w:r w:rsidR="00EF2DDC" w:rsidRPr="005B19CE">
              <w:rPr>
                <w:noProof/>
                <w:webHidden/>
              </w:rPr>
            </w:r>
            <w:r w:rsidR="00EF2DDC" w:rsidRPr="005B19CE">
              <w:rPr>
                <w:noProof/>
                <w:webHidden/>
              </w:rPr>
              <w:fldChar w:fldCharType="separate"/>
            </w:r>
            <w:r w:rsidR="00150AB3" w:rsidRPr="005B19CE">
              <w:rPr>
                <w:noProof/>
                <w:webHidden/>
              </w:rPr>
              <w:t>2</w:t>
            </w:r>
            <w:r w:rsidR="00EF2DDC" w:rsidRPr="005B19CE">
              <w:rPr>
                <w:noProof/>
                <w:webHidden/>
              </w:rPr>
              <w:fldChar w:fldCharType="end"/>
            </w:r>
          </w:hyperlink>
        </w:p>
        <w:p w14:paraId="3175D0A0" w14:textId="77777777" w:rsidR="00150AB3" w:rsidRPr="005B19CE" w:rsidRDefault="00900395">
          <w:pPr>
            <w:pStyle w:val="TOC2"/>
            <w:tabs>
              <w:tab w:val="right" w:leader="dot" w:pos="9350"/>
            </w:tabs>
            <w:rPr>
              <w:rFonts w:asciiTheme="minorHAnsi" w:eastAsiaTheme="minorEastAsia" w:hAnsiTheme="minorHAnsi" w:cstheme="minorBidi"/>
              <w:noProof/>
            </w:rPr>
          </w:pPr>
          <w:hyperlink w:anchor="_Toc534026770" w:history="1">
            <w:r w:rsidR="00150AB3" w:rsidRPr="005B19CE">
              <w:rPr>
                <w:rStyle w:val="Hyperlink"/>
                <w:b/>
                <w:noProof/>
              </w:rPr>
              <w:t>2.3 Hardware Requirements</w:t>
            </w:r>
            <w:r w:rsidR="00150AB3" w:rsidRPr="005B19CE">
              <w:rPr>
                <w:noProof/>
                <w:webHidden/>
              </w:rPr>
              <w:tab/>
            </w:r>
            <w:r w:rsidR="00EF2DDC" w:rsidRPr="005B19CE">
              <w:rPr>
                <w:noProof/>
                <w:webHidden/>
              </w:rPr>
              <w:fldChar w:fldCharType="begin"/>
            </w:r>
            <w:r w:rsidR="00150AB3" w:rsidRPr="005B19CE">
              <w:rPr>
                <w:noProof/>
                <w:webHidden/>
              </w:rPr>
              <w:instrText xml:space="preserve"> PAGEREF _Toc534026770 \h </w:instrText>
            </w:r>
            <w:r w:rsidR="00EF2DDC" w:rsidRPr="005B19CE">
              <w:rPr>
                <w:noProof/>
                <w:webHidden/>
              </w:rPr>
            </w:r>
            <w:r w:rsidR="00EF2DDC" w:rsidRPr="005B19CE">
              <w:rPr>
                <w:noProof/>
                <w:webHidden/>
              </w:rPr>
              <w:fldChar w:fldCharType="separate"/>
            </w:r>
            <w:r w:rsidR="00150AB3" w:rsidRPr="005B19CE">
              <w:rPr>
                <w:noProof/>
                <w:webHidden/>
              </w:rPr>
              <w:t>3</w:t>
            </w:r>
            <w:r w:rsidR="00EF2DDC" w:rsidRPr="005B19CE">
              <w:rPr>
                <w:noProof/>
                <w:webHidden/>
              </w:rPr>
              <w:fldChar w:fldCharType="end"/>
            </w:r>
          </w:hyperlink>
        </w:p>
        <w:p w14:paraId="0FD15A4D" w14:textId="77777777" w:rsidR="00150AB3" w:rsidRPr="005B19CE" w:rsidRDefault="00900395">
          <w:pPr>
            <w:pStyle w:val="TOC2"/>
            <w:tabs>
              <w:tab w:val="right" w:leader="dot" w:pos="9350"/>
            </w:tabs>
            <w:rPr>
              <w:rFonts w:asciiTheme="minorHAnsi" w:eastAsiaTheme="minorEastAsia" w:hAnsiTheme="minorHAnsi" w:cstheme="minorBidi"/>
              <w:noProof/>
            </w:rPr>
          </w:pPr>
          <w:hyperlink w:anchor="_Toc534026771" w:history="1">
            <w:r w:rsidR="00150AB3" w:rsidRPr="005B19CE">
              <w:rPr>
                <w:rStyle w:val="Hyperlink"/>
                <w:b/>
                <w:noProof/>
              </w:rPr>
              <w:t>2.4 Software Requirements</w:t>
            </w:r>
            <w:r w:rsidR="00150AB3" w:rsidRPr="005B19CE">
              <w:rPr>
                <w:noProof/>
                <w:webHidden/>
              </w:rPr>
              <w:tab/>
            </w:r>
            <w:r w:rsidR="00EF2DDC" w:rsidRPr="005B19CE">
              <w:rPr>
                <w:noProof/>
                <w:webHidden/>
              </w:rPr>
              <w:fldChar w:fldCharType="begin"/>
            </w:r>
            <w:r w:rsidR="00150AB3" w:rsidRPr="005B19CE">
              <w:rPr>
                <w:noProof/>
                <w:webHidden/>
              </w:rPr>
              <w:instrText xml:space="preserve"> PAGEREF _Toc534026771 \h </w:instrText>
            </w:r>
            <w:r w:rsidR="00EF2DDC" w:rsidRPr="005B19CE">
              <w:rPr>
                <w:noProof/>
                <w:webHidden/>
              </w:rPr>
            </w:r>
            <w:r w:rsidR="00EF2DDC" w:rsidRPr="005B19CE">
              <w:rPr>
                <w:noProof/>
                <w:webHidden/>
              </w:rPr>
              <w:fldChar w:fldCharType="separate"/>
            </w:r>
            <w:r w:rsidR="00150AB3" w:rsidRPr="005B19CE">
              <w:rPr>
                <w:noProof/>
                <w:webHidden/>
              </w:rPr>
              <w:t>3</w:t>
            </w:r>
            <w:r w:rsidR="00EF2DDC" w:rsidRPr="005B19CE">
              <w:rPr>
                <w:noProof/>
                <w:webHidden/>
              </w:rPr>
              <w:fldChar w:fldCharType="end"/>
            </w:r>
          </w:hyperlink>
        </w:p>
        <w:p w14:paraId="6D81FD15" w14:textId="77777777" w:rsidR="00150AB3" w:rsidRPr="005B19CE" w:rsidRDefault="00900395">
          <w:pPr>
            <w:pStyle w:val="TOC1"/>
            <w:tabs>
              <w:tab w:val="left" w:pos="480"/>
              <w:tab w:val="right" w:leader="dot" w:pos="9350"/>
            </w:tabs>
            <w:rPr>
              <w:rFonts w:asciiTheme="minorHAnsi" w:eastAsiaTheme="minorEastAsia" w:hAnsiTheme="minorHAnsi" w:cstheme="minorBidi"/>
              <w:noProof/>
            </w:rPr>
          </w:pPr>
          <w:hyperlink w:anchor="_Toc534026772" w:history="1">
            <w:r w:rsidR="002C6EF1" w:rsidRPr="005B19CE">
              <w:rPr>
                <w:rStyle w:val="Hyperlink"/>
                <w:b/>
                <w:noProof/>
              </w:rPr>
              <w:t>3.</w:t>
            </w:r>
            <w:r w:rsidR="0024564A" w:rsidRPr="005B19CE">
              <w:rPr>
                <w:rFonts w:asciiTheme="minorHAnsi" w:eastAsiaTheme="minorEastAsia" w:hAnsiTheme="minorHAnsi" w:cstheme="minorBidi"/>
                <w:noProof/>
              </w:rPr>
              <w:t xml:space="preserve"> </w:t>
            </w:r>
            <w:r w:rsidR="002C6EF1" w:rsidRPr="005B19CE">
              <w:rPr>
                <w:rStyle w:val="Hyperlink"/>
                <w:b/>
                <w:noProof/>
              </w:rPr>
              <w:t>METHODOLOGY</w:t>
            </w:r>
            <w:r w:rsidR="002C6EF1" w:rsidRPr="005B19CE">
              <w:rPr>
                <w:noProof/>
                <w:webHidden/>
              </w:rPr>
              <w:tab/>
            </w:r>
            <w:r w:rsidR="00EF2DDC" w:rsidRPr="005B19CE">
              <w:rPr>
                <w:noProof/>
                <w:webHidden/>
              </w:rPr>
              <w:fldChar w:fldCharType="begin"/>
            </w:r>
            <w:r w:rsidR="00150AB3" w:rsidRPr="005B19CE">
              <w:rPr>
                <w:noProof/>
                <w:webHidden/>
              </w:rPr>
              <w:instrText xml:space="preserve"> PAGEREF _Toc534026772 \h </w:instrText>
            </w:r>
            <w:r w:rsidR="00EF2DDC" w:rsidRPr="005B19CE">
              <w:rPr>
                <w:noProof/>
                <w:webHidden/>
              </w:rPr>
            </w:r>
            <w:r w:rsidR="00EF2DDC" w:rsidRPr="005B19CE">
              <w:rPr>
                <w:noProof/>
                <w:webHidden/>
              </w:rPr>
              <w:fldChar w:fldCharType="separate"/>
            </w:r>
            <w:r w:rsidR="002C6EF1" w:rsidRPr="005B19CE">
              <w:rPr>
                <w:noProof/>
                <w:webHidden/>
              </w:rPr>
              <w:t>3</w:t>
            </w:r>
            <w:r w:rsidR="00EF2DDC" w:rsidRPr="005B19CE">
              <w:rPr>
                <w:noProof/>
                <w:webHidden/>
              </w:rPr>
              <w:fldChar w:fldCharType="end"/>
            </w:r>
          </w:hyperlink>
        </w:p>
        <w:p w14:paraId="2ED708EA" w14:textId="77777777" w:rsidR="00150AB3" w:rsidRPr="005B19CE" w:rsidRDefault="00900395">
          <w:pPr>
            <w:pStyle w:val="TOC2"/>
            <w:tabs>
              <w:tab w:val="right" w:leader="dot" w:pos="9350"/>
            </w:tabs>
            <w:rPr>
              <w:rFonts w:asciiTheme="minorHAnsi" w:eastAsiaTheme="minorEastAsia" w:hAnsiTheme="minorHAnsi" w:cstheme="minorBidi"/>
              <w:noProof/>
            </w:rPr>
          </w:pPr>
          <w:hyperlink w:anchor="_Toc534026773" w:history="1">
            <w:r w:rsidR="00150AB3" w:rsidRPr="005B19CE">
              <w:rPr>
                <w:rStyle w:val="Hyperlink"/>
                <w:b/>
                <w:noProof/>
              </w:rPr>
              <w:t>3.1 Process Model</w:t>
            </w:r>
            <w:r w:rsidR="00150AB3" w:rsidRPr="005B19CE">
              <w:rPr>
                <w:noProof/>
                <w:webHidden/>
              </w:rPr>
              <w:tab/>
            </w:r>
            <w:r w:rsidR="00EF2DDC" w:rsidRPr="005B19CE">
              <w:rPr>
                <w:noProof/>
                <w:webHidden/>
              </w:rPr>
              <w:fldChar w:fldCharType="begin"/>
            </w:r>
            <w:r w:rsidR="00150AB3" w:rsidRPr="005B19CE">
              <w:rPr>
                <w:noProof/>
                <w:webHidden/>
              </w:rPr>
              <w:instrText xml:space="preserve"> PAGEREF _Toc534026773 \h </w:instrText>
            </w:r>
            <w:r w:rsidR="00EF2DDC" w:rsidRPr="005B19CE">
              <w:rPr>
                <w:noProof/>
                <w:webHidden/>
              </w:rPr>
            </w:r>
            <w:r w:rsidR="00EF2DDC" w:rsidRPr="005B19CE">
              <w:rPr>
                <w:noProof/>
                <w:webHidden/>
              </w:rPr>
              <w:fldChar w:fldCharType="separate"/>
            </w:r>
            <w:r w:rsidR="00150AB3" w:rsidRPr="005B19CE">
              <w:rPr>
                <w:noProof/>
                <w:webHidden/>
              </w:rPr>
              <w:t>3</w:t>
            </w:r>
            <w:r w:rsidR="00EF2DDC" w:rsidRPr="005B19CE">
              <w:rPr>
                <w:noProof/>
                <w:webHidden/>
              </w:rPr>
              <w:fldChar w:fldCharType="end"/>
            </w:r>
          </w:hyperlink>
        </w:p>
        <w:p w14:paraId="0A7DBD45" w14:textId="77777777" w:rsidR="00150AB3" w:rsidRPr="005B19CE" w:rsidRDefault="00900395">
          <w:pPr>
            <w:pStyle w:val="TOC2"/>
            <w:tabs>
              <w:tab w:val="right" w:leader="dot" w:pos="9350"/>
            </w:tabs>
            <w:rPr>
              <w:rFonts w:asciiTheme="minorHAnsi" w:eastAsiaTheme="minorEastAsia" w:hAnsiTheme="minorHAnsi" w:cstheme="minorBidi"/>
              <w:noProof/>
            </w:rPr>
          </w:pPr>
          <w:hyperlink w:anchor="_Toc534026774" w:history="1">
            <w:r w:rsidR="00150AB3" w:rsidRPr="005B19CE">
              <w:rPr>
                <w:rStyle w:val="Hyperlink"/>
                <w:b/>
                <w:noProof/>
              </w:rPr>
              <w:t>3.2 Tools</w:t>
            </w:r>
            <w:r w:rsidR="004742A6" w:rsidRPr="005B19CE">
              <w:rPr>
                <w:rStyle w:val="Hyperlink"/>
                <w:b/>
                <w:noProof/>
              </w:rPr>
              <w:t xml:space="preserve"> &amp; Technologies</w:t>
            </w:r>
            <w:r w:rsidR="00150AB3" w:rsidRPr="005B19CE">
              <w:rPr>
                <w:noProof/>
                <w:webHidden/>
              </w:rPr>
              <w:tab/>
            </w:r>
            <w:r w:rsidR="00EF2DDC" w:rsidRPr="005B19CE">
              <w:rPr>
                <w:noProof/>
                <w:webHidden/>
              </w:rPr>
              <w:fldChar w:fldCharType="begin"/>
            </w:r>
            <w:r w:rsidR="00150AB3" w:rsidRPr="005B19CE">
              <w:rPr>
                <w:noProof/>
                <w:webHidden/>
              </w:rPr>
              <w:instrText xml:space="preserve"> PAGEREF _Toc534026774 \h </w:instrText>
            </w:r>
            <w:r w:rsidR="00EF2DDC" w:rsidRPr="005B19CE">
              <w:rPr>
                <w:noProof/>
                <w:webHidden/>
              </w:rPr>
            </w:r>
            <w:r w:rsidR="00EF2DDC" w:rsidRPr="005B19CE">
              <w:rPr>
                <w:noProof/>
                <w:webHidden/>
              </w:rPr>
              <w:fldChar w:fldCharType="separate"/>
            </w:r>
            <w:r w:rsidR="00150AB3" w:rsidRPr="005B19CE">
              <w:rPr>
                <w:noProof/>
                <w:webHidden/>
              </w:rPr>
              <w:t>4</w:t>
            </w:r>
            <w:r w:rsidR="00EF2DDC" w:rsidRPr="005B19CE">
              <w:rPr>
                <w:noProof/>
                <w:webHidden/>
              </w:rPr>
              <w:fldChar w:fldCharType="end"/>
            </w:r>
          </w:hyperlink>
        </w:p>
        <w:p w14:paraId="14D2C5C1" w14:textId="77777777" w:rsidR="00150AB3" w:rsidRPr="005B19CE" w:rsidRDefault="00900395">
          <w:pPr>
            <w:pStyle w:val="TOC1"/>
            <w:tabs>
              <w:tab w:val="right" w:leader="dot" w:pos="9350"/>
            </w:tabs>
            <w:rPr>
              <w:rFonts w:asciiTheme="minorHAnsi" w:eastAsiaTheme="minorEastAsia" w:hAnsiTheme="minorHAnsi" w:cstheme="minorBidi"/>
              <w:noProof/>
            </w:rPr>
          </w:pPr>
          <w:hyperlink w:anchor="_Toc534026775" w:history="1">
            <w:r w:rsidR="00150AB3" w:rsidRPr="005B19CE">
              <w:rPr>
                <w:rStyle w:val="Hyperlink"/>
                <w:b/>
                <w:noProof/>
              </w:rPr>
              <w:t xml:space="preserve">4. </w:t>
            </w:r>
            <w:r w:rsidR="002C6EF1" w:rsidRPr="005B19CE">
              <w:rPr>
                <w:rStyle w:val="Hyperlink"/>
                <w:b/>
                <w:noProof/>
              </w:rPr>
              <w:t>GANTT CHART</w:t>
            </w:r>
            <w:r w:rsidR="00150AB3" w:rsidRPr="005B19CE">
              <w:rPr>
                <w:noProof/>
                <w:webHidden/>
              </w:rPr>
              <w:tab/>
            </w:r>
            <w:r w:rsidR="00EF2DDC" w:rsidRPr="005B19CE">
              <w:rPr>
                <w:noProof/>
                <w:webHidden/>
              </w:rPr>
              <w:fldChar w:fldCharType="begin"/>
            </w:r>
            <w:r w:rsidR="00150AB3" w:rsidRPr="005B19CE">
              <w:rPr>
                <w:noProof/>
                <w:webHidden/>
              </w:rPr>
              <w:instrText xml:space="preserve"> PAGEREF _Toc534026775 \h </w:instrText>
            </w:r>
            <w:r w:rsidR="00EF2DDC" w:rsidRPr="005B19CE">
              <w:rPr>
                <w:noProof/>
                <w:webHidden/>
              </w:rPr>
            </w:r>
            <w:r w:rsidR="00EF2DDC" w:rsidRPr="005B19CE">
              <w:rPr>
                <w:noProof/>
                <w:webHidden/>
              </w:rPr>
              <w:fldChar w:fldCharType="separate"/>
            </w:r>
            <w:r w:rsidR="00150AB3" w:rsidRPr="005B19CE">
              <w:rPr>
                <w:noProof/>
                <w:webHidden/>
              </w:rPr>
              <w:t>4</w:t>
            </w:r>
            <w:r w:rsidR="00EF2DDC" w:rsidRPr="005B19CE">
              <w:rPr>
                <w:noProof/>
                <w:webHidden/>
              </w:rPr>
              <w:fldChar w:fldCharType="end"/>
            </w:r>
          </w:hyperlink>
        </w:p>
        <w:p w14:paraId="74F92DBD" w14:textId="77777777" w:rsidR="00D54E6D" w:rsidRDefault="00EF2DDC">
          <w:r>
            <w:fldChar w:fldCharType="end"/>
          </w:r>
        </w:p>
      </w:sdtContent>
    </w:sdt>
    <w:p w14:paraId="165CA772" w14:textId="77777777" w:rsidR="005E4570" w:rsidRDefault="00D54E6D" w:rsidP="005E4570">
      <w:pPr>
        <w:pStyle w:val="TOCHeading"/>
        <w:tabs>
          <w:tab w:val="left" w:pos="3507"/>
        </w:tabs>
        <w:rPr>
          <w:rFonts w:eastAsia="Times New Roman"/>
          <w:b w:val="0"/>
          <w:sz w:val="40"/>
          <w:szCs w:val="40"/>
        </w:rPr>
      </w:pPr>
      <w:r>
        <w:rPr>
          <w:rFonts w:eastAsia="Times New Roman"/>
          <w:sz w:val="40"/>
          <w:szCs w:val="40"/>
        </w:rPr>
        <w:br w:type="page"/>
      </w:r>
      <w:ins w:id="18" w:author="Qamar Nawaz" w:date="2019-01-02T17:18:00Z">
        <w:r w:rsidR="005E4570" w:rsidDel="005E4570">
          <w:rPr>
            <w:rFonts w:eastAsia="Times New Roman"/>
            <w:b w:val="0"/>
            <w:sz w:val="40"/>
            <w:szCs w:val="40"/>
          </w:rPr>
          <w:lastRenderedPageBreak/>
          <w:t xml:space="preserve"> </w:t>
        </w:r>
      </w:ins>
    </w:p>
    <w:customXmlInsRangeStart w:id="19" w:author="Qamar Nawaz" w:date="2019-01-02T17:18:00Z"/>
    <w:sdt>
      <w:sdtPr>
        <w:rPr>
          <w:rFonts w:ascii="Times New Roman" w:eastAsia="Calibri" w:hAnsi="Times New Roman" w:cs="Times New Roman"/>
          <w:b w:val="0"/>
          <w:bCs w:val="0"/>
          <w:color w:val="auto"/>
          <w:sz w:val="24"/>
          <w:szCs w:val="24"/>
        </w:rPr>
        <w:id w:val="425546773"/>
        <w:docPartObj>
          <w:docPartGallery w:val="Table of Contents"/>
          <w:docPartUnique/>
        </w:docPartObj>
      </w:sdtPr>
      <w:sdtEndPr/>
      <w:sdtContent>
        <w:customXmlInsRangeEnd w:id="19"/>
        <w:p w14:paraId="7B907695" w14:textId="77777777" w:rsidR="005E4570" w:rsidRDefault="005E4570" w:rsidP="005E4570">
          <w:pPr>
            <w:pStyle w:val="TOCHeading"/>
            <w:tabs>
              <w:tab w:val="left" w:pos="3507"/>
            </w:tabs>
            <w:rPr>
              <w:ins w:id="20" w:author="Qamar Nawaz" w:date="2019-01-02T17:18:00Z"/>
            </w:rPr>
          </w:pPr>
          <w:ins w:id="21" w:author="Qamar Nawaz" w:date="2019-01-02T17:18:00Z">
            <w:r>
              <w:t>List of Figures</w:t>
            </w:r>
            <w:r>
              <w:tab/>
            </w:r>
          </w:ins>
        </w:p>
        <w:p w14:paraId="70223ED7" w14:textId="77777777" w:rsidR="005E4570" w:rsidRDefault="005E4570" w:rsidP="005E4570">
          <w:pPr>
            <w:rPr>
              <w:ins w:id="22" w:author="Qamar Nawaz" w:date="2019-01-02T17:18:00Z"/>
            </w:rPr>
          </w:pPr>
        </w:p>
        <w:p w14:paraId="6CD1C31A" w14:textId="77777777" w:rsidR="005E4570" w:rsidRPr="005B19CE" w:rsidRDefault="005E4570" w:rsidP="005E4570">
          <w:pPr>
            <w:pStyle w:val="TOC2"/>
            <w:tabs>
              <w:tab w:val="right" w:leader="dot" w:pos="9350"/>
            </w:tabs>
            <w:rPr>
              <w:ins w:id="23" w:author="Qamar Nawaz" w:date="2019-01-02T17:18:00Z"/>
              <w:rFonts w:asciiTheme="minorHAnsi" w:eastAsiaTheme="minorEastAsia" w:hAnsiTheme="minorHAnsi" w:cstheme="minorBidi"/>
              <w:noProof/>
            </w:rPr>
          </w:pPr>
          <w:ins w:id="24" w:author="Qamar Nawaz" w:date="2019-01-02T17:18:00Z">
            <w:r>
              <w:fldChar w:fldCharType="begin"/>
            </w:r>
            <w:r>
              <w:instrText xml:space="preserve"> TOC \o "1-3" \h \z \u </w:instrText>
            </w:r>
            <w:r>
              <w:fldChar w:fldCharType="separate"/>
            </w:r>
          </w:ins>
        </w:p>
        <w:p w14:paraId="4636A62B" w14:textId="77777777" w:rsidR="005E4570" w:rsidRPr="005B19CE" w:rsidRDefault="005E4570" w:rsidP="005E4570">
          <w:pPr>
            <w:pStyle w:val="TOC1"/>
            <w:tabs>
              <w:tab w:val="left" w:pos="480"/>
              <w:tab w:val="right" w:leader="dot" w:pos="9350"/>
            </w:tabs>
            <w:rPr>
              <w:ins w:id="25" w:author="Qamar Nawaz" w:date="2019-01-02T17:18:00Z"/>
              <w:rFonts w:asciiTheme="minorHAnsi" w:eastAsiaTheme="minorEastAsia" w:hAnsiTheme="minorHAnsi" w:cstheme="minorBidi"/>
              <w:noProof/>
            </w:rPr>
          </w:pPr>
          <w:ins w:id="26" w:author="Qamar Nawaz" w:date="2019-01-02T17:18:00Z">
            <w:r>
              <w:rPr>
                <w:rStyle w:val="Hyperlink"/>
                <w:b/>
                <w:noProof/>
              </w:rPr>
              <w:t xml:space="preserve">Figure 1: </w:t>
            </w:r>
          </w:ins>
          <w:ins w:id="27" w:author="Qamar Nawaz" w:date="2019-01-02T17:19:00Z">
            <w:r>
              <w:rPr>
                <w:rStyle w:val="Hyperlink"/>
                <w:b/>
                <w:noProof/>
              </w:rPr>
              <w:t>C</w:t>
            </w:r>
          </w:ins>
          <w:ins w:id="28" w:author="Qamar Nawaz" w:date="2019-01-02T17:18:00Z">
            <w:r>
              <w:rPr>
                <w:rStyle w:val="Hyperlink"/>
                <w:b/>
                <w:noProof/>
              </w:rPr>
              <w:t>aption of the figure</w:t>
            </w:r>
            <w:r>
              <w:rPr>
                <w:rStyle w:val="Hyperlink"/>
                <w:b/>
              </w:rPr>
              <w:fldChar w:fldCharType="begin"/>
            </w:r>
            <w:r>
              <w:rPr>
                <w:rStyle w:val="Hyperlink"/>
                <w:b/>
                <w:noProof/>
              </w:rPr>
              <w:instrText xml:space="preserve"> HYPERLINK \l "_Toc534026760" </w:instrText>
            </w:r>
            <w:r>
              <w:rPr>
                <w:rStyle w:val="Hyperlink"/>
                <w:b/>
              </w:rPr>
              <w:fldChar w:fldCharType="separate"/>
            </w:r>
            <w:r w:rsidRPr="005B19CE">
              <w:rPr>
                <w:noProof/>
                <w:webHidden/>
              </w:rPr>
              <w:tab/>
            </w:r>
            <w:r w:rsidRPr="005B19CE">
              <w:rPr>
                <w:noProof/>
                <w:webHidden/>
              </w:rPr>
              <w:fldChar w:fldCharType="begin"/>
            </w:r>
            <w:r w:rsidRPr="005B19CE">
              <w:rPr>
                <w:noProof/>
                <w:webHidden/>
              </w:rPr>
              <w:instrText xml:space="preserve"> PAGEREF _Toc534026760 \h </w:instrText>
            </w:r>
          </w:ins>
          <w:r w:rsidRPr="005B19CE">
            <w:rPr>
              <w:noProof/>
              <w:webHidden/>
            </w:rPr>
          </w:r>
          <w:ins w:id="29" w:author="Qamar Nawaz" w:date="2019-01-02T17:18:00Z">
            <w:r w:rsidRPr="005B19CE">
              <w:rPr>
                <w:noProof/>
                <w:webHidden/>
              </w:rPr>
              <w:fldChar w:fldCharType="separate"/>
            </w:r>
            <w:r w:rsidRPr="005B19CE">
              <w:rPr>
                <w:noProof/>
                <w:webHidden/>
              </w:rPr>
              <w:t>1</w:t>
            </w:r>
            <w:r w:rsidRPr="005B19CE">
              <w:rPr>
                <w:noProof/>
                <w:webHidden/>
              </w:rPr>
              <w:fldChar w:fldCharType="end"/>
            </w:r>
            <w:r>
              <w:rPr>
                <w:noProof/>
              </w:rPr>
              <w:fldChar w:fldCharType="end"/>
            </w:r>
          </w:ins>
        </w:p>
        <w:p w14:paraId="3991A4DA" w14:textId="77777777" w:rsidR="005E4570" w:rsidRDefault="005E4570" w:rsidP="005E4570">
          <w:pPr>
            <w:pStyle w:val="TOC1"/>
            <w:tabs>
              <w:tab w:val="left" w:pos="480"/>
              <w:tab w:val="right" w:leader="dot" w:pos="9350"/>
            </w:tabs>
            <w:rPr>
              <w:ins w:id="30" w:author="Qamar Nawaz" w:date="2019-01-02T17:19:00Z"/>
              <w:noProof/>
            </w:rPr>
          </w:pPr>
          <w:ins w:id="31" w:author="Qamar Nawaz" w:date="2019-01-02T17:19:00Z">
            <w:r>
              <w:rPr>
                <w:rStyle w:val="Hyperlink"/>
                <w:b/>
                <w:noProof/>
              </w:rPr>
              <w:t>Figure 2: Caption of the figure</w:t>
            </w:r>
            <w:r>
              <w:rPr>
                <w:rStyle w:val="Hyperlink"/>
                <w:b/>
              </w:rPr>
              <w:fldChar w:fldCharType="begin"/>
            </w:r>
            <w:r>
              <w:rPr>
                <w:rStyle w:val="Hyperlink"/>
                <w:b/>
                <w:noProof/>
              </w:rPr>
              <w:instrText xml:space="preserve"> HYPERLINK \l "_Toc534026760" </w:instrText>
            </w:r>
            <w:r>
              <w:rPr>
                <w:rStyle w:val="Hyperlink"/>
                <w:b/>
              </w:rPr>
              <w:fldChar w:fldCharType="separate"/>
            </w:r>
            <w:r w:rsidRPr="005B19CE">
              <w:rPr>
                <w:noProof/>
                <w:webHidden/>
              </w:rPr>
              <w:tab/>
            </w:r>
            <w:r w:rsidRPr="005B19CE">
              <w:rPr>
                <w:noProof/>
                <w:webHidden/>
              </w:rPr>
              <w:fldChar w:fldCharType="begin"/>
            </w:r>
            <w:r w:rsidRPr="005B19CE">
              <w:rPr>
                <w:noProof/>
                <w:webHidden/>
              </w:rPr>
              <w:instrText xml:space="preserve"> PAGEREF _Toc534026760 \h </w:instrText>
            </w:r>
          </w:ins>
          <w:r w:rsidRPr="005B19CE">
            <w:rPr>
              <w:noProof/>
              <w:webHidden/>
            </w:rPr>
          </w:r>
          <w:ins w:id="32" w:author="Qamar Nawaz" w:date="2019-01-02T17:19:00Z">
            <w:r w:rsidRPr="005B19CE">
              <w:rPr>
                <w:noProof/>
                <w:webHidden/>
              </w:rPr>
              <w:fldChar w:fldCharType="separate"/>
            </w:r>
            <w:r w:rsidRPr="005B19CE">
              <w:rPr>
                <w:noProof/>
                <w:webHidden/>
              </w:rPr>
              <w:t>1</w:t>
            </w:r>
            <w:r w:rsidRPr="005B19CE">
              <w:rPr>
                <w:noProof/>
                <w:webHidden/>
              </w:rPr>
              <w:fldChar w:fldCharType="end"/>
            </w:r>
            <w:r>
              <w:rPr>
                <w:noProof/>
              </w:rPr>
              <w:fldChar w:fldCharType="end"/>
            </w:r>
          </w:ins>
        </w:p>
        <w:p w14:paraId="236E01E2" w14:textId="77777777" w:rsidR="005E4570" w:rsidRDefault="005E4570">
          <w:pPr>
            <w:spacing w:line="360" w:lineRule="auto"/>
            <w:rPr>
              <w:ins w:id="33" w:author="Qamar Nawaz" w:date="2019-01-02T17:19:00Z"/>
              <w:noProof/>
            </w:rPr>
          </w:pPr>
          <w:ins w:id="34" w:author="Qamar Nawaz" w:date="2019-01-02T17:19:00Z">
            <w:r>
              <w:rPr>
                <w:noProof/>
              </w:rPr>
              <w:br w:type="page"/>
            </w:r>
          </w:ins>
        </w:p>
        <w:customXmlInsRangeStart w:id="35" w:author="Qamar Nawaz" w:date="2019-01-02T17:19:00Z"/>
        <w:sdt>
          <w:sdtPr>
            <w:rPr>
              <w:rFonts w:ascii="Times New Roman" w:eastAsia="Calibri" w:hAnsi="Times New Roman" w:cs="Times New Roman"/>
              <w:b w:val="0"/>
              <w:bCs w:val="0"/>
              <w:color w:val="auto"/>
              <w:sz w:val="24"/>
              <w:szCs w:val="24"/>
            </w:rPr>
            <w:id w:val="649726590"/>
            <w:docPartObj>
              <w:docPartGallery w:val="Table of Contents"/>
              <w:docPartUnique/>
            </w:docPartObj>
          </w:sdtPr>
          <w:sdtEndPr/>
          <w:sdtContent>
            <w:customXmlInsRangeEnd w:id="35"/>
            <w:p w14:paraId="4E4B07E7" w14:textId="77777777" w:rsidR="005E4570" w:rsidRDefault="005E4570" w:rsidP="005E4570">
              <w:pPr>
                <w:pStyle w:val="TOCHeading"/>
                <w:tabs>
                  <w:tab w:val="left" w:pos="3507"/>
                </w:tabs>
                <w:rPr>
                  <w:ins w:id="36" w:author="Qamar Nawaz" w:date="2019-01-02T17:19:00Z"/>
                </w:rPr>
              </w:pPr>
              <w:ins w:id="37" w:author="Qamar Nawaz" w:date="2019-01-02T17:19:00Z">
                <w:r>
                  <w:t xml:space="preserve">List of </w:t>
                </w:r>
              </w:ins>
              <w:ins w:id="38" w:author="Qamar Nawaz" w:date="2019-01-02T17:20:00Z">
                <w:r>
                  <w:t>Tables</w:t>
                </w:r>
              </w:ins>
              <w:ins w:id="39" w:author="Qamar Nawaz" w:date="2019-01-02T17:19:00Z">
                <w:r>
                  <w:tab/>
                </w:r>
              </w:ins>
            </w:p>
            <w:p w14:paraId="2F7B09BA" w14:textId="77777777" w:rsidR="005E4570" w:rsidRDefault="005E4570" w:rsidP="005E4570">
              <w:pPr>
                <w:rPr>
                  <w:ins w:id="40" w:author="Qamar Nawaz" w:date="2019-01-02T17:19:00Z"/>
                </w:rPr>
              </w:pPr>
            </w:p>
            <w:p w14:paraId="1E30F220" w14:textId="77777777" w:rsidR="005E4570" w:rsidRPr="005B19CE" w:rsidRDefault="005E4570" w:rsidP="005E4570">
              <w:pPr>
                <w:pStyle w:val="TOC2"/>
                <w:tabs>
                  <w:tab w:val="right" w:leader="dot" w:pos="9350"/>
                </w:tabs>
                <w:rPr>
                  <w:ins w:id="41" w:author="Qamar Nawaz" w:date="2019-01-02T17:19:00Z"/>
                  <w:rFonts w:asciiTheme="minorHAnsi" w:eastAsiaTheme="minorEastAsia" w:hAnsiTheme="minorHAnsi" w:cstheme="minorBidi"/>
                  <w:noProof/>
                </w:rPr>
              </w:pPr>
              <w:ins w:id="42" w:author="Qamar Nawaz" w:date="2019-01-02T17:19:00Z">
                <w:r>
                  <w:fldChar w:fldCharType="begin"/>
                </w:r>
                <w:r>
                  <w:instrText xml:space="preserve"> TOC \o "1-3" \h \z \u </w:instrText>
                </w:r>
                <w:r>
                  <w:fldChar w:fldCharType="separate"/>
                </w:r>
              </w:ins>
            </w:p>
            <w:p w14:paraId="56C56906" w14:textId="77777777" w:rsidR="005E4570" w:rsidRPr="005B19CE" w:rsidRDefault="005E4570" w:rsidP="005E4570">
              <w:pPr>
                <w:pStyle w:val="TOC1"/>
                <w:tabs>
                  <w:tab w:val="left" w:pos="480"/>
                  <w:tab w:val="right" w:leader="dot" w:pos="9350"/>
                </w:tabs>
                <w:rPr>
                  <w:ins w:id="43" w:author="Qamar Nawaz" w:date="2019-01-02T17:19:00Z"/>
                  <w:rFonts w:asciiTheme="minorHAnsi" w:eastAsiaTheme="minorEastAsia" w:hAnsiTheme="minorHAnsi" w:cstheme="minorBidi"/>
                  <w:noProof/>
                </w:rPr>
              </w:pPr>
              <w:ins w:id="44" w:author="Qamar Nawaz" w:date="2019-01-02T17:20:00Z">
                <w:r>
                  <w:rPr>
                    <w:rStyle w:val="Hyperlink"/>
                    <w:b/>
                    <w:noProof/>
                  </w:rPr>
                  <w:t>Table</w:t>
                </w:r>
              </w:ins>
              <w:ins w:id="45" w:author="Qamar Nawaz" w:date="2019-01-02T17:19:00Z">
                <w:r>
                  <w:rPr>
                    <w:rStyle w:val="Hyperlink"/>
                    <w:b/>
                    <w:noProof/>
                  </w:rPr>
                  <w:t xml:space="preserve"> 1: Caption of the </w:t>
                </w:r>
              </w:ins>
              <w:ins w:id="46" w:author="Qamar Nawaz" w:date="2019-01-02T17:20:00Z">
                <w:r>
                  <w:rPr>
                    <w:rStyle w:val="Hyperlink"/>
                    <w:b/>
                    <w:noProof/>
                  </w:rPr>
                  <w:t>table</w:t>
                </w:r>
              </w:ins>
              <w:ins w:id="47" w:author="Qamar Nawaz" w:date="2019-01-02T17:19:00Z">
                <w:r>
                  <w:rPr>
                    <w:rStyle w:val="Hyperlink"/>
                    <w:b/>
                  </w:rPr>
                  <w:fldChar w:fldCharType="begin"/>
                </w:r>
                <w:r>
                  <w:rPr>
                    <w:rStyle w:val="Hyperlink"/>
                    <w:b/>
                    <w:noProof/>
                  </w:rPr>
                  <w:instrText xml:space="preserve"> HYPERLINK \l "_Toc534026760" </w:instrText>
                </w:r>
                <w:r>
                  <w:rPr>
                    <w:rStyle w:val="Hyperlink"/>
                    <w:b/>
                  </w:rPr>
                  <w:fldChar w:fldCharType="separate"/>
                </w:r>
                <w:r w:rsidRPr="005B19CE">
                  <w:rPr>
                    <w:noProof/>
                    <w:webHidden/>
                  </w:rPr>
                  <w:tab/>
                </w:r>
                <w:r w:rsidRPr="005B19CE">
                  <w:rPr>
                    <w:noProof/>
                    <w:webHidden/>
                  </w:rPr>
                  <w:fldChar w:fldCharType="begin"/>
                </w:r>
                <w:r w:rsidRPr="005B19CE">
                  <w:rPr>
                    <w:noProof/>
                    <w:webHidden/>
                  </w:rPr>
                  <w:instrText xml:space="preserve"> PAGEREF _Toc534026760 \h </w:instrText>
                </w:r>
              </w:ins>
              <w:r w:rsidRPr="005B19CE">
                <w:rPr>
                  <w:noProof/>
                  <w:webHidden/>
                </w:rPr>
              </w:r>
              <w:ins w:id="48" w:author="Qamar Nawaz" w:date="2019-01-02T17:19:00Z">
                <w:r w:rsidRPr="005B19CE">
                  <w:rPr>
                    <w:noProof/>
                    <w:webHidden/>
                  </w:rPr>
                  <w:fldChar w:fldCharType="separate"/>
                </w:r>
                <w:r w:rsidRPr="005B19CE">
                  <w:rPr>
                    <w:noProof/>
                    <w:webHidden/>
                  </w:rPr>
                  <w:t>1</w:t>
                </w:r>
                <w:r w:rsidRPr="005B19CE">
                  <w:rPr>
                    <w:noProof/>
                    <w:webHidden/>
                  </w:rPr>
                  <w:fldChar w:fldCharType="end"/>
                </w:r>
                <w:r>
                  <w:rPr>
                    <w:noProof/>
                  </w:rPr>
                  <w:fldChar w:fldCharType="end"/>
                </w:r>
              </w:ins>
            </w:p>
            <w:p w14:paraId="6E5AFC3E" w14:textId="77777777" w:rsidR="005E4570" w:rsidRPr="005B19CE" w:rsidRDefault="005E4570" w:rsidP="005E4570">
              <w:pPr>
                <w:pStyle w:val="TOC1"/>
                <w:tabs>
                  <w:tab w:val="left" w:pos="480"/>
                  <w:tab w:val="right" w:leader="dot" w:pos="9350"/>
                </w:tabs>
                <w:rPr>
                  <w:ins w:id="49" w:author="Qamar Nawaz" w:date="2019-01-02T17:19:00Z"/>
                  <w:rFonts w:asciiTheme="minorHAnsi" w:eastAsiaTheme="minorEastAsia" w:hAnsiTheme="minorHAnsi" w:cstheme="minorBidi"/>
                  <w:noProof/>
                </w:rPr>
              </w:pPr>
              <w:ins w:id="50" w:author="Qamar Nawaz" w:date="2019-01-02T17:20:00Z">
                <w:r>
                  <w:rPr>
                    <w:rStyle w:val="Hyperlink"/>
                    <w:b/>
                    <w:noProof/>
                  </w:rPr>
                  <w:t>Table</w:t>
                </w:r>
              </w:ins>
              <w:ins w:id="51" w:author="Qamar Nawaz" w:date="2019-01-02T17:19:00Z">
                <w:r>
                  <w:rPr>
                    <w:rStyle w:val="Hyperlink"/>
                    <w:b/>
                    <w:noProof/>
                  </w:rPr>
                  <w:t xml:space="preserve"> 2: Caption of the </w:t>
                </w:r>
              </w:ins>
              <w:ins w:id="52" w:author="Qamar Nawaz" w:date="2019-01-02T17:20:00Z">
                <w:r>
                  <w:rPr>
                    <w:rStyle w:val="Hyperlink"/>
                    <w:b/>
                    <w:noProof/>
                  </w:rPr>
                  <w:t>table</w:t>
                </w:r>
              </w:ins>
              <w:ins w:id="53" w:author="Qamar Nawaz" w:date="2019-01-02T17:19:00Z">
                <w:r>
                  <w:rPr>
                    <w:rStyle w:val="Hyperlink"/>
                    <w:b/>
                  </w:rPr>
                  <w:fldChar w:fldCharType="begin"/>
                </w:r>
                <w:r>
                  <w:rPr>
                    <w:rStyle w:val="Hyperlink"/>
                    <w:b/>
                    <w:noProof/>
                  </w:rPr>
                  <w:instrText xml:space="preserve"> HYPERLINK \l "_Toc534026760" </w:instrText>
                </w:r>
                <w:r>
                  <w:rPr>
                    <w:rStyle w:val="Hyperlink"/>
                    <w:b/>
                  </w:rPr>
                  <w:fldChar w:fldCharType="separate"/>
                </w:r>
                <w:r w:rsidRPr="005B19CE">
                  <w:rPr>
                    <w:noProof/>
                    <w:webHidden/>
                  </w:rPr>
                  <w:tab/>
                </w:r>
                <w:r w:rsidRPr="005B19CE">
                  <w:rPr>
                    <w:noProof/>
                    <w:webHidden/>
                  </w:rPr>
                  <w:fldChar w:fldCharType="begin"/>
                </w:r>
                <w:r w:rsidRPr="005B19CE">
                  <w:rPr>
                    <w:noProof/>
                    <w:webHidden/>
                  </w:rPr>
                  <w:instrText xml:space="preserve"> PAGEREF _Toc534026760 \h </w:instrText>
                </w:r>
              </w:ins>
              <w:r w:rsidRPr="005B19CE">
                <w:rPr>
                  <w:noProof/>
                  <w:webHidden/>
                </w:rPr>
              </w:r>
              <w:ins w:id="54" w:author="Qamar Nawaz" w:date="2019-01-02T17:19:00Z">
                <w:r w:rsidRPr="005B19CE">
                  <w:rPr>
                    <w:noProof/>
                    <w:webHidden/>
                  </w:rPr>
                  <w:fldChar w:fldCharType="separate"/>
                </w:r>
                <w:r w:rsidRPr="005B19CE">
                  <w:rPr>
                    <w:noProof/>
                    <w:webHidden/>
                  </w:rPr>
                  <w:t>1</w:t>
                </w:r>
                <w:r w:rsidRPr="005B19CE">
                  <w:rPr>
                    <w:noProof/>
                    <w:webHidden/>
                  </w:rPr>
                  <w:fldChar w:fldCharType="end"/>
                </w:r>
                <w:r>
                  <w:rPr>
                    <w:noProof/>
                  </w:rPr>
                  <w:fldChar w:fldCharType="end"/>
                </w:r>
              </w:ins>
            </w:p>
            <w:p w14:paraId="338BDA66" w14:textId="77777777" w:rsidR="005E4570" w:rsidRDefault="005E4570" w:rsidP="005E4570">
              <w:pPr>
                <w:rPr>
                  <w:ins w:id="55" w:author="Qamar Nawaz" w:date="2019-01-02T17:19:00Z"/>
                </w:rPr>
              </w:pPr>
              <w:ins w:id="56" w:author="Qamar Nawaz" w:date="2019-01-02T17:19:00Z">
                <w:r>
                  <w:fldChar w:fldCharType="end"/>
                </w:r>
              </w:ins>
            </w:p>
            <w:customXmlInsRangeStart w:id="57" w:author="Qamar Nawaz" w:date="2019-01-02T17:19:00Z"/>
          </w:sdtContent>
        </w:sdt>
        <w:customXmlInsRangeEnd w:id="57"/>
        <w:p w14:paraId="174648E8" w14:textId="77777777" w:rsidR="005E4570" w:rsidRPr="005B19CE" w:rsidRDefault="005E4570" w:rsidP="005E4570">
          <w:pPr>
            <w:pStyle w:val="TOC1"/>
            <w:tabs>
              <w:tab w:val="left" w:pos="480"/>
              <w:tab w:val="right" w:leader="dot" w:pos="9350"/>
            </w:tabs>
            <w:rPr>
              <w:ins w:id="58" w:author="Qamar Nawaz" w:date="2019-01-02T17:19:00Z"/>
              <w:rFonts w:asciiTheme="minorHAnsi" w:eastAsiaTheme="minorEastAsia" w:hAnsiTheme="minorHAnsi" w:cstheme="minorBidi"/>
              <w:noProof/>
            </w:rPr>
          </w:pPr>
        </w:p>
        <w:p w14:paraId="7E67BB8D" w14:textId="77777777" w:rsidR="005E4570" w:rsidRDefault="005E4570" w:rsidP="005E4570">
          <w:pPr>
            <w:rPr>
              <w:ins w:id="59" w:author="Qamar Nawaz" w:date="2019-01-02T17:18:00Z"/>
            </w:rPr>
          </w:pPr>
          <w:ins w:id="60" w:author="Qamar Nawaz" w:date="2019-01-02T17:18:00Z">
            <w:r>
              <w:fldChar w:fldCharType="end"/>
            </w:r>
          </w:ins>
        </w:p>
        <w:customXmlInsRangeStart w:id="61" w:author="Qamar Nawaz" w:date="2019-01-02T17:18:00Z"/>
      </w:sdtContent>
    </w:sdt>
    <w:customXmlInsRangeEnd w:id="61"/>
    <w:p w14:paraId="6C93172B" w14:textId="77777777" w:rsidR="005E4570" w:rsidDel="005E4570" w:rsidRDefault="005E4570">
      <w:pPr>
        <w:spacing w:line="360" w:lineRule="auto"/>
        <w:rPr>
          <w:del w:id="62" w:author="Qamar Nawaz" w:date="2019-01-02T17:18:00Z"/>
          <w:rFonts w:eastAsia="Times New Roman"/>
          <w:b/>
          <w:sz w:val="40"/>
          <w:szCs w:val="40"/>
        </w:rPr>
        <w:sectPr w:rsidR="005E4570" w:rsidDel="005E4570" w:rsidSect="001E459A">
          <w:footerReference w:type="default" r:id="rId9"/>
          <w:pgSz w:w="12240" w:h="15840"/>
          <w:pgMar w:top="1440" w:right="1440" w:bottom="1440" w:left="1440" w:header="720" w:footer="720" w:gutter="0"/>
          <w:cols w:space="720"/>
          <w:docGrid w:linePitch="360"/>
        </w:sectPr>
      </w:pPr>
    </w:p>
    <w:p w14:paraId="61ECABB4" w14:textId="77777777" w:rsidR="00D54E6D" w:rsidRPr="00B335A1" w:rsidRDefault="00D54E6D" w:rsidP="00B335A1">
      <w:pPr>
        <w:pStyle w:val="Heading1"/>
        <w:numPr>
          <w:ilvl w:val="0"/>
          <w:numId w:val="2"/>
        </w:numPr>
        <w:spacing w:before="120" w:after="120" w:line="276" w:lineRule="auto"/>
        <w:ind w:left="360"/>
        <w:rPr>
          <w:rFonts w:ascii="Times New Roman" w:hAnsi="Times New Roman" w:cs="Times New Roman"/>
          <w:b/>
          <w:color w:val="auto"/>
          <w:sz w:val="28"/>
        </w:rPr>
      </w:pPr>
      <w:bookmarkStart w:id="65" w:name="_Toc534025850"/>
      <w:bookmarkStart w:id="66" w:name="_Toc534026760"/>
      <w:r w:rsidRPr="00B335A1">
        <w:rPr>
          <w:rFonts w:ascii="Times New Roman" w:hAnsi="Times New Roman" w:cs="Times New Roman"/>
          <w:b/>
          <w:color w:val="auto"/>
          <w:sz w:val="28"/>
        </w:rPr>
        <w:lastRenderedPageBreak/>
        <w:t>INTRODUCTION</w:t>
      </w:r>
      <w:bookmarkEnd w:id="65"/>
      <w:bookmarkEnd w:id="66"/>
    </w:p>
    <w:p w14:paraId="4F84058F" w14:textId="77777777" w:rsidR="00D54E6D" w:rsidRPr="000D0034" w:rsidRDefault="00D54E6D" w:rsidP="000C71AA">
      <w:pPr>
        <w:pStyle w:val="Heading2"/>
        <w:spacing w:before="120" w:after="120" w:line="276" w:lineRule="auto"/>
        <w:rPr>
          <w:b/>
          <w:bCs/>
        </w:rPr>
      </w:pPr>
      <w:bookmarkStart w:id="67" w:name="_Toc534025851"/>
      <w:bookmarkStart w:id="68" w:name="_Toc534026761"/>
      <w:r w:rsidRPr="00B335A1">
        <w:rPr>
          <w:rFonts w:ascii="Times New Roman" w:hAnsi="Times New Roman" w:cs="Times New Roman"/>
          <w:b/>
          <w:color w:val="auto"/>
          <w:sz w:val="24"/>
        </w:rPr>
        <w:t xml:space="preserve">1.1 </w:t>
      </w:r>
      <w:del w:id="69" w:author="Qamar Nawaz" w:date="2019-01-02T17:08:00Z">
        <w:r w:rsidRPr="00B335A1" w:rsidDel="00C030C3">
          <w:rPr>
            <w:rFonts w:ascii="Times New Roman" w:hAnsi="Times New Roman" w:cs="Times New Roman"/>
            <w:b/>
            <w:color w:val="auto"/>
            <w:sz w:val="24"/>
          </w:rPr>
          <w:delText xml:space="preserve">Project </w:delText>
        </w:r>
      </w:del>
      <w:r w:rsidRPr="00B335A1">
        <w:rPr>
          <w:rFonts w:ascii="Times New Roman" w:hAnsi="Times New Roman" w:cs="Times New Roman"/>
          <w:b/>
          <w:color w:val="auto"/>
          <w:sz w:val="24"/>
        </w:rPr>
        <w:t>Background</w:t>
      </w:r>
      <w:bookmarkEnd w:id="67"/>
      <w:bookmarkEnd w:id="68"/>
    </w:p>
    <w:p w14:paraId="16D631BE" w14:textId="77777777" w:rsidR="00D54E6D" w:rsidRPr="000D0034" w:rsidRDefault="00D54E6D" w:rsidP="00B335A1">
      <w:pPr>
        <w:spacing w:line="276" w:lineRule="auto"/>
        <w:jc w:val="both"/>
        <w:rPr>
          <w:bCs/>
        </w:rPr>
      </w:pPr>
      <w:r w:rsidRPr="000D0034">
        <w:rPr>
          <w:bCs/>
        </w:rPr>
        <w:t>A background of a project is just a simple and short statement of the project, meaning why we need to initiate it and what problems and needs will be addressed once it’s been implemented successfully. The purpose of the background is to give an overview of the project for deciding on the need to do the project and for initiating the planning process. When you write a background for your project your primary focus should be placed on giving a general idea and explaining the key prerequisites.</w:t>
      </w:r>
    </w:p>
    <w:p w14:paraId="323F03FE" w14:textId="77777777" w:rsidR="00D54E6D" w:rsidRPr="000D0034" w:rsidRDefault="00D54E6D" w:rsidP="00B335A1">
      <w:pPr>
        <w:spacing w:line="276" w:lineRule="auto"/>
        <w:jc w:val="both"/>
        <w:rPr>
          <w:b/>
          <w:bCs/>
        </w:rPr>
      </w:pPr>
    </w:p>
    <w:p w14:paraId="3688E311" w14:textId="77777777" w:rsidR="006B11E1" w:rsidRPr="006B11E1" w:rsidRDefault="00D54E6D" w:rsidP="00125587">
      <w:pPr>
        <w:pStyle w:val="Heading2"/>
        <w:numPr>
          <w:ilvl w:val="1"/>
          <w:numId w:val="2"/>
        </w:numPr>
        <w:spacing w:before="120" w:after="120" w:line="276" w:lineRule="auto"/>
        <w:ind w:left="450" w:hanging="450"/>
      </w:pPr>
      <w:bookmarkStart w:id="70" w:name="_Toc534025852"/>
      <w:bookmarkStart w:id="71" w:name="_Toc534026762"/>
      <w:del w:id="72" w:author="Qamar Nawaz" w:date="2019-01-02T17:09:00Z">
        <w:r w:rsidRPr="00B335A1" w:rsidDel="00C030C3">
          <w:rPr>
            <w:rFonts w:ascii="Times New Roman" w:hAnsi="Times New Roman" w:cs="Times New Roman"/>
            <w:b/>
            <w:color w:val="auto"/>
            <w:sz w:val="24"/>
          </w:rPr>
          <w:delText xml:space="preserve">Project </w:delText>
        </w:r>
      </w:del>
      <w:r w:rsidRPr="00B335A1">
        <w:rPr>
          <w:rFonts w:ascii="Times New Roman" w:hAnsi="Times New Roman" w:cs="Times New Roman"/>
          <w:b/>
          <w:color w:val="auto"/>
          <w:sz w:val="24"/>
        </w:rPr>
        <w:t>Description</w:t>
      </w:r>
      <w:bookmarkEnd w:id="70"/>
      <w:bookmarkEnd w:id="71"/>
    </w:p>
    <w:p w14:paraId="3C7BDB11" w14:textId="77777777" w:rsidR="00D54E6D" w:rsidRPr="000D0034" w:rsidRDefault="00D54E6D" w:rsidP="00B335A1">
      <w:pPr>
        <w:spacing w:line="276" w:lineRule="auto"/>
        <w:jc w:val="both"/>
        <w:rPr>
          <w:bCs/>
        </w:rPr>
      </w:pPr>
      <w:r w:rsidRPr="000D0034">
        <w:rPr>
          <w:bCs/>
        </w:rPr>
        <w:t>A description of a project is a narrative containing a more detailed explanation of the project’s goals and objectives, the definition of the business needs and problems to be addressed, potentials pitfalls and challenges, implementation methods and approaches to be applied, people and organizations interested in and/or impacted by the project. The purpose of the description is to create a foundation for further development and implementation of the project. When you develop a description you should use accurate and specific information to explain the objectives, desired outcome and implementations methods of your future project.</w:t>
      </w:r>
    </w:p>
    <w:p w14:paraId="768FF77C" w14:textId="77777777" w:rsidR="00D54E6D" w:rsidRPr="000D0034" w:rsidRDefault="00D54E6D" w:rsidP="00B335A1">
      <w:pPr>
        <w:spacing w:line="276" w:lineRule="auto"/>
        <w:jc w:val="both"/>
        <w:rPr>
          <w:b/>
          <w:bCs/>
        </w:rPr>
      </w:pPr>
    </w:p>
    <w:p w14:paraId="0C1647DC" w14:textId="77777777" w:rsidR="00D54E6D" w:rsidRPr="000D0034" w:rsidRDefault="00D54E6D" w:rsidP="00B335A1">
      <w:pPr>
        <w:pStyle w:val="Heading2"/>
        <w:spacing w:before="120" w:after="120" w:line="276" w:lineRule="auto"/>
        <w:rPr>
          <w:b/>
          <w:bCs/>
        </w:rPr>
      </w:pPr>
      <w:bookmarkStart w:id="73" w:name="_Toc534025853"/>
      <w:bookmarkStart w:id="74" w:name="_Toc534026763"/>
      <w:r w:rsidRPr="00B335A1">
        <w:rPr>
          <w:rFonts w:ascii="Times New Roman" w:hAnsi="Times New Roman" w:cs="Times New Roman"/>
          <w:b/>
          <w:color w:val="auto"/>
          <w:sz w:val="24"/>
        </w:rPr>
        <w:t xml:space="preserve">1.3 </w:t>
      </w:r>
      <w:del w:id="75" w:author="Qamar Nawaz" w:date="2019-01-02T17:09:00Z">
        <w:r w:rsidRPr="00B335A1" w:rsidDel="00C030C3">
          <w:rPr>
            <w:rFonts w:ascii="Times New Roman" w:hAnsi="Times New Roman" w:cs="Times New Roman"/>
            <w:b/>
            <w:color w:val="auto"/>
            <w:sz w:val="24"/>
          </w:rPr>
          <w:delText xml:space="preserve">Project </w:delText>
        </w:r>
      </w:del>
      <w:r w:rsidRPr="00B335A1">
        <w:rPr>
          <w:rFonts w:ascii="Times New Roman" w:hAnsi="Times New Roman" w:cs="Times New Roman"/>
          <w:b/>
          <w:color w:val="auto"/>
          <w:sz w:val="24"/>
        </w:rPr>
        <w:t>Scope</w:t>
      </w:r>
      <w:bookmarkEnd w:id="73"/>
      <w:bookmarkEnd w:id="74"/>
    </w:p>
    <w:p w14:paraId="4DCF877B" w14:textId="77777777" w:rsidR="00D54E6D" w:rsidRPr="000D0034" w:rsidRDefault="00D54E6D" w:rsidP="00B335A1">
      <w:pPr>
        <w:pStyle w:val="NormalWeb"/>
        <w:spacing w:before="0" w:beforeAutospacing="0" w:after="0" w:afterAutospacing="0" w:line="276" w:lineRule="auto"/>
        <w:jc w:val="both"/>
        <w:rPr>
          <w:rStyle w:val="apple-style-span"/>
        </w:rPr>
      </w:pPr>
      <w:r w:rsidRPr="000D0034">
        <w:rPr>
          <w:rStyle w:val="apple-style-span"/>
        </w:rPr>
        <w:t>Project scope is the work that needs to be accomplished to deliver a product, service, or result with the specified features and functions. Scope Plays a Vital Role in Projects. "Scope" includes the expected work effort and results for a given project, and must be documented and accepted before the project begins.</w:t>
      </w:r>
      <w:r w:rsidR="00626A84">
        <w:rPr>
          <w:rStyle w:val="apple-style-span"/>
        </w:rPr>
        <w:t xml:space="preserve"> </w:t>
      </w:r>
      <w:r w:rsidRPr="000D0034">
        <w:rPr>
          <w:rStyle w:val="apple-style-span"/>
        </w:rPr>
        <w:t xml:space="preserve">A well-written scope statement is crucial to a project. You create a project scope statement to establish a solid agreement between the project team and the customer by clarifying, identifying, and relating the work of the project to the business owner's objectives. </w:t>
      </w:r>
    </w:p>
    <w:p w14:paraId="2D8D5B3E" w14:textId="77777777" w:rsidR="00D54E6D" w:rsidRDefault="00D54E6D" w:rsidP="00B335A1">
      <w:pPr>
        <w:spacing w:line="276" w:lineRule="auto"/>
        <w:jc w:val="both"/>
        <w:rPr>
          <w:b/>
          <w:bCs/>
        </w:rPr>
      </w:pPr>
    </w:p>
    <w:p w14:paraId="22F22008" w14:textId="77777777" w:rsidR="00D54E6D" w:rsidRPr="00B335A1" w:rsidRDefault="00D54E6D" w:rsidP="00B335A1">
      <w:pPr>
        <w:pStyle w:val="Heading2"/>
        <w:spacing w:before="120" w:after="120" w:line="276" w:lineRule="auto"/>
        <w:rPr>
          <w:rFonts w:ascii="Times New Roman" w:hAnsi="Times New Roman" w:cs="Times New Roman"/>
          <w:b/>
          <w:color w:val="auto"/>
          <w:sz w:val="24"/>
        </w:rPr>
      </w:pPr>
      <w:bookmarkStart w:id="76" w:name="_Toc534025854"/>
      <w:bookmarkStart w:id="77" w:name="_Toc534026764"/>
      <w:r w:rsidRPr="00B335A1">
        <w:rPr>
          <w:rFonts w:ascii="Times New Roman" w:hAnsi="Times New Roman" w:cs="Times New Roman"/>
          <w:b/>
          <w:color w:val="auto"/>
          <w:sz w:val="24"/>
        </w:rPr>
        <w:t>1.4 Objectives</w:t>
      </w:r>
      <w:bookmarkEnd w:id="76"/>
      <w:bookmarkEnd w:id="77"/>
    </w:p>
    <w:p w14:paraId="3DC3A9D3" w14:textId="77777777" w:rsidR="00D54E6D" w:rsidRPr="000D0034" w:rsidRDefault="00D54E6D" w:rsidP="00B335A1">
      <w:pPr>
        <w:spacing w:line="276" w:lineRule="auto"/>
        <w:jc w:val="both"/>
        <w:rPr>
          <w:rStyle w:val="apple-style-span"/>
        </w:rPr>
      </w:pPr>
      <w:r w:rsidRPr="000D0034">
        <w:rPr>
          <w:rStyle w:val="apple-style-span"/>
        </w:rPr>
        <w:t xml:space="preserve">Goals and objectives define what has to be done.  A goal is simply a broad statement of what you want to do. The objectives are sub-goals, more detailed, that explain what must be done to achieve the goal. Your project should have only one goal, but may have several objectives. </w:t>
      </w:r>
    </w:p>
    <w:p w14:paraId="1656D21B" w14:textId="77777777" w:rsidR="00D54E6D" w:rsidRPr="000D0034" w:rsidRDefault="00D54E6D" w:rsidP="00B335A1">
      <w:pPr>
        <w:pStyle w:val="NormalWeb"/>
        <w:numPr>
          <w:ilvl w:val="0"/>
          <w:numId w:val="1"/>
        </w:numPr>
        <w:spacing w:line="276" w:lineRule="auto"/>
        <w:jc w:val="both"/>
        <w:rPr>
          <w:rStyle w:val="apple-style-span"/>
        </w:rPr>
      </w:pPr>
      <w:r w:rsidRPr="000D0034">
        <w:rPr>
          <w:rStyle w:val="apple-style-span"/>
        </w:rPr>
        <w:t>Goal (</w:t>
      </w:r>
      <w:proofErr w:type="gramStart"/>
      <w:r>
        <w:rPr>
          <w:rStyle w:val="apple-style-span"/>
        </w:rPr>
        <w:t>more broad</w:t>
      </w:r>
      <w:proofErr w:type="gramEnd"/>
      <w:r w:rsidRPr="000D0034">
        <w:rPr>
          <w:rStyle w:val="apple-style-span"/>
        </w:rPr>
        <w:t>): We want to move the office to Houston, Texas.</w:t>
      </w:r>
    </w:p>
    <w:p w14:paraId="1BC7101B" w14:textId="77777777" w:rsidR="00D54E6D" w:rsidRPr="000D0034" w:rsidRDefault="00D54E6D" w:rsidP="00B335A1">
      <w:pPr>
        <w:pStyle w:val="NormalWeb"/>
        <w:numPr>
          <w:ilvl w:val="0"/>
          <w:numId w:val="1"/>
        </w:numPr>
        <w:spacing w:line="276" w:lineRule="auto"/>
        <w:jc w:val="both"/>
        <w:rPr>
          <w:rStyle w:val="apple-style-span"/>
        </w:rPr>
      </w:pPr>
      <w:r w:rsidRPr="000D0034">
        <w:rPr>
          <w:rStyle w:val="apple-style-span"/>
        </w:rPr>
        <w:t>Objective (more specific): Locate an office in Houston.</w:t>
      </w:r>
    </w:p>
    <w:p w14:paraId="3EC19B6C" w14:textId="77777777" w:rsidR="00D54E6D" w:rsidRPr="000D0034" w:rsidRDefault="00D54E6D" w:rsidP="00B335A1">
      <w:pPr>
        <w:pStyle w:val="NormalWeb"/>
        <w:numPr>
          <w:ilvl w:val="0"/>
          <w:numId w:val="1"/>
        </w:numPr>
        <w:spacing w:line="276" w:lineRule="auto"/>
        <w:jc w:val="both"/>
        <w:rPr>
          <w:rStyle w:val="apple-style-span"/>
        </w:rPr>
      </w:pPr>
      <w:r w:rsidRPr="000D0034">
        <w:rPr>
          <w:rStyle w:val="apple-style-span"/>
        </w:rPr>
        <w:t>Objective (more specific): Arrange for personnel and equipment transfer</w:t>
      </w:r>
    </w:p>
    <w:p w14:paraId="2474603E" w14:textId="77777777" w:rsidR="00D54E6D" w:rsidRPr="000D0034" w:rsidRDefault="00D54E6D" w:rsidP="00B335A1">
      <w:pPr>
        <w:pStyle w:val="NormalWeb"/>
        <w:numPr>
          <w:ilvl w:val="0"/>
          <w:numId w:val="1"/>
        </w:numPr>
        <w:spacing w:line="276" w:lineRule="auto"/>
        <w:jc w:val="both"/>
        <w:rPr>
          <w:rStyle w:val="apple-style-span"/>
        </w:rPr>
      </w:pPr>
      <w:r w:rsidRPr="000D0034">
        <w:rPr>
          <w:rStyle w:val="apple-style-span"/>
        </w:rPr>
        <w:t>Objective (more specific): Transfer equipment and furnishings</w:t>
      </w:r>
    </w:p>
    <w:p w14:paraId="1F9CF47B" w14:textId="77777777" w:rsidR="00D54E6D" w:rsidRPr="00B335A1" w:rsidRDefault="00D54E6D" w:rsidP="00B335A1">
      <w:pPr>
        <w:pStyle w:val="Heading1"/>
        <w:numPr>
          <w:ilvl w:val="0"/>
          <w:numId w:val="2"/>
        </w:numPr>
        <w:spacing w:before="120" w:after="120" w:line="276" w:lineRule="auto"/>
        <w:ind w:left="360"/>
        <w:rPr>
          <w:rFonts w:ascii="Times New Roman" w:hAnsi="Times New Roman" w:cs="Times New Roman"/>
          <w:b/>
          <w:color w:val="auto"/>
          <w:sz w:val="28"/>
        </w:rPr>
      </w:pPr>
      <w:bookmarkStart w:id="78" w:name="_Toc534025855"/>
      <w:bookmarkStart w:id="79" w:name="_Toc534026765"/>
      <w:del w:id="80" w:author="Qamar Nawaz" w:date="2019-01-02T17:09:00Z">
        <w:r w:rsidRPr="00B335A1" w:rsidDel="00C030C3">
          <w:rPr>
            <w:rFonts w:ascii="Times New Roman" w:hAnsi="Times New Roman" w:cs="Times New Roman"/>
            <w:b/>
            <w:color w:val="auto"/>
            <w:sz w:val="28"/>
          </w:rPr>
          <w:lastRenderedPageBreak/>
          <w:delText xml:space="preserve">PROJECT </w:delText>
        </w:r>
      </w:del>
      <w:r w:rsidRPr="00B335A1">
        <w:rPr>
          <w:rFonts w:ascii="Times New Roman" w:hAnsi="Times New Roman" w:cs="Times New Roman"/>
          <w:b/>
          <w:color w:val="auto"/>
          <w:sz w:val="28"/>
        </w:rPr>
        <w:t>REQUIREMENTS</w:t>
      </w:r>
      <w:bookmarkEnd w:id="78"/>
      <w:bookmarkEnd w:id="79"/>
    </w:p>
    <w:p w14:paraId="635BD0DF" w14:textId="77777777" w:rsidR="00D54E6D" w:rsidRPr="00B335A1" w:rsidRDefault="00D54E6D" w:rsidP="00B335A1">
      <w:pPr>
        <w:pStyle w:val="Heading2"/>
        <w:spacing w:before="120" w:after="120" w:line="276" w:lineRule="auto"/>
        <w:rPr>
          <w:rFonts w:ascii="Times New Roman" w:hAnsi="Times New Roman" w:cs="Times New Roman"/>
          <w:b/>
          <w:color w:val="auto"/>
          <w:sz w:val="24"/>
        </w:rPr>
      </w:pPr>
      <w:bookmarkStart w:id="81" w:name="_Toc534025856"/>
      <w:bookmarkStart w:id="82" w:name="_Toc534026766"/>
      <w:r w:rsidRPr="00B335A1">
        <w:rPr>
          <w:rFonts w:ascii="Times New Roman" w:hAnsi="Times New Roman" w:cs="Times New Roman"/>
          <w:b/>
          <w:color w:val="auto"/>
          <w:sz w:val="24"/>
        </w:rPr>
        <w:t>2.1 Functional Requirements</w:t>
      </w:r>
      <w:bookmarkEnd w:id="81"/>
      <w:bookmarkEnd w:id="82"/>
    </w:p>
    <w:p w14:paraId="5468F212" w14:textId="77777777" w:rsidR="00F45A05" w:rsidRDefault="00F45A05" w:rsidP="00B335A1">
      <w:pPr>
        <w:spacing w:line="276" w:lineRule="auto"/>
        <w:jc w:val="both"/>
      </w:pPr>
      <w:r w:rsidRPr="00F45A05">
        <w:t xml:space="preserve">Any requirement which </w:t>
      </w:r>
      <w:r>
        <w:t xml:space="preserve">precisely </w:t>
      </w:r>
      <w:r w:rsidRPr="00F45A05">
        <w:t>specifies what the system should do</w:t>
      </w:r>
      <w:r>
        <w:t xml:space="preserve"> is called functional requirement of the system. </w:t>
      </w:r>
      <w:r w:rsidRPr="00F45A05">
        <w:t>In other words, a functional requirement will describe a particular behavior of function of the system when certain conditions are met, for example: “Send email when a new customer signs up” or “Open a new account”.</w:t>
      </w:r>
    </w:p>
    <w:p w14:paraId="591B8E6E" w14:textId="77777777" w:rsidR="00D54E6D" w:rsidRPr="004F0FD1" w:rsidRDefault="00D54E6D" w:rsidP="00B335A1">
      <w:pPr>
        <w:spacing w:line="276" w:lineRule="auto"/>
        <w:jc w:val="both"/>
      </w:pPr>
      <w:r w:rsidRPr="004F0FD1">
        <w:t>(Write down all functional requirements of your system in the format given below</w:t>
      </w:r>
      <w:r w:rsidR="008C0CC7">
        <w:t xml:space="preserve">. Given is an </w:t>
      </w:r>
      <w:r w:rsidR="009A0C16">
        <w:t>example :</w:t>
      </w:r>
      <w:r w:rsidRPr="004F0FD1">
        <w:t>)</w:t>
      </w:r>
    </w:p>
    <w:p w14:paraId="1133EF66" w14:textId="77777777" w:rsidR="00D54E6D" w:rsidRPr="00B65435" w:rsidRDefault="00D54E6D" w:rsidP="00B335A1">
      <w:pPr>
        <w:pStyle w:val="Heading3"/>
        <w:spacing w:before="120" w:after="120" w:line="276" w:lineRule="auto"/>
        <w:rPr>
          <w:rFonts w:ascii="Times New Roman" w:eastAsiaTheme="minorHAnsi" w:hAnsi="Times New Roman" w:cs="Times New Roman"/>
          <w:color w:val="auto"/>
        </w:rPr>
      </w:pPr>
      <w:bookmarkStart w:id="83" w:name="_Toc534025857"/>
      <w:bookmarkStart w:id="84" w:name="_Toc534026767"/>
      <w:r w:rsidRPr="00B65435">
        <w:rPr>
          <w:rFonts w:ascii="Times New Roman" w:eastAsiaTheme="minorHAnsi" w:hAnsi="Times New Roman" w:cs="Times New Roman"/>
          <w:color w:val="auto"/>
        </w:rPr>
        <w:t xml:space="preserve">FR01: </w:t>
      </w:r>
      <w:r w:rsidRPr="00B335A1">
        <w:rPr>
          <w:rFonts w:ascii="Times New Roman" w:eastAsiaTheme="minorHAnsi" w:hAnsi="Times New Roman" w:cs="Times New Roman"/>
          <w:b w:val="0"/>
          <w:color w:val="auto"/>
        </w:rPr>
        <w:t>Provide user name and password to log in</w:t>
      </w:r>
      <w:bookmarkEnd w:id="83"/>
      <w:bookmarkEnd w:id="84"/>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7289"/>
      </w:tblGrid>
      <w:tr w:rsidR="00D54E6D" w:rsidRPr="004F0FD1" w14:paraId="50AF0856" w14:textId="77777777" w:rsidTr="00125587">
        <w:trPr>
          <w:trHeight w:val="109"/>
        </w:trPr>
        <w:tc>
          <w:tcPr>
            <w:tcW w:w="1350" w:type="dxa"/>
            <w:vAlign w:val="center"/>
          </w:tcPr>
          <w:p w14:paraId="1073E2F1" w14:textId="77777777" w:rsidR="00D54E6D" w:rsidRPr="004F0FD1" w:rsidRDefault="00D54E6D" w:rsidP="00B335A1">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FR01-01</w:t>
            </w:r>
          </w:p>
        </w:tc>
        <w:tc>
          <w:tcPr>
            <w:tcW w:w="7289" w:type="dxa"/>
            <w:vAlign w:val="center"/>
          </w:tcPr>
          <w:p w14:paraId="48D5E495" w14:textId="77777777" w:rsidR="00D54E6D" w:rsidRPr="004F0FD1" w:rsidRDefault="00D54E6D" w:rsidP="00B335A1">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System shall get Username and Password from user</w:t>
            </w:r>
          </w:p>
        </w:tc>
      </w:tr>
      <w:tr w:rsidR="00D54E6D" w:rsidRPr="004F0FD1" w14:paraId="7AE0A6AD" w14:textId="77777777" w:rsidTr="00125587">
        <w:trPr>
          <w:trHeight w:val="109"/>
        </w:trPr>
        <w:tc>
          <w:tcPr>
            <w:tcW w:w="1350" w:type="dxa"/>
            <w:vAlign w:val="center"/>
          </w:tcPr>
          <w:p w14:paraId="65DFADC5" w14:textId="77777777" w:rsidR="00D54E6D" w:rsidRPr="004F0FD1" w:rsidRDefault="00D54E6D" w:rsidP="00B335A1">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FR01-02</w:t>
            </w:r>
          </w:p>
        </w:tc>
        <w:tc>
          <w:tcPr>
            <w:tcW w:w="7289" w:type="dxa"/>
            <w:vAlign w:val="center"/>
          </w:tcPr>
          <w:p w14:paraId="511A594C" w14:textId="77777777" w:rsidR="00D54E6D" w:rsidRPr="004F0FD1" w:rsidRDefault="00D54E6D" w:rsidP="00B335A1">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System should authenticate user name and password</w:t>
            </w:r>
          </w:p>
        </w:tc>
      </w:tr>
      <w:tr w:rsidR="00D54E6D" w:rsidRPr="004F0FD1" w14:paraId="423F8698" w14:textId="77777777" w:rsidTr="00125587">
        <w:trPr>
          <w:trHeight w:val="109"/>
        </w:trPr>
        <w:tc>
          <w:tcPr>
            <w:tcW w:w="1350" w:type="dxa"/>
            <w:vAlign w:val="center"/>
          </w:tcPr>
          <w:p w14:paraId="17673489" w14:textId="77777777" w:rsidR="00D54E6D" w:rsidRPr="004F0FD1" w:rsidRDefault="00D54E6D" w:rsidP="00B335A1">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FR01-03</w:t>
            </w:r>
          </w:p>
        </w:tc>
        <w:tc>
          <w:tcPr>
            <w:tcW w:w="7289" w:type="dxa"/>
            <w:vAlign w:val="center"/>
          </w:tcPr>
          <w:p w14:paraId="6D571EA5" w14:textId="77777777" w:rsidR="00D54E6D" w:rsidRPr="004F0FD1" w:rsidRDefault="00D54E6D" w:rsidP="00B335A1">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System shall let the user to log in if information is valid</w:t>
            </w:r>
          </w:p>
        </w:tc>
      </w:tr>
      <w:tr w:rsidR="00D54E6D" w:rsidRPr="004F0FD1" w14:paraId="08ED42F7" w14:textId="77777777" w:rsidTr="00125587">
        <w:trPr>
          <w:trHeight w:val="247"/>
        </w:trPr>
        <w:tc>
          <w:tcPr>
            <w:tcW w:w="1350" w:type="dxa"/>
            <w:vAlign w:val="center"/>
          </w:tcPr>
          <w:p w14:paraId="1A1B495E" w14:textId="77777777" w:rsidR="00D54E6D" w:rsidRPr="004F0FD1" w:rsidRDefault="00D54E6D" w:rsidP="00B335A1">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FR01-04</w:t>
            </w:r>
          </w:p>
        </w:tc>
        <w:tc>
          <w:tcPr>
            <w:tcW w:w="7289" w:type="dxa"/>
            <w:vAlign w:val="center"/>
          </w:tcPr>
          <w:p w14:paraId="23DA4DF4" w14:textId="77777777" w:rsidR="00D54E6D" w:rsidRPr="004F0FD1" w:rsidRDefault="00D54E6D" w:rsidP="00B335A1">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If information is not valid then system will display message to get the account by admin</w:t>
            </w:r>
          </w:p>
        </w:tc>
      </w:tr>
    </w:tbl>
    <w:p w14:paraId="112EAF7C" w14:textId="77777777" w:rsidR="00D54E6D" w:rsidRPr="00B65435" w:rsidRDefault="00D54E6D" w:rsidP="00B335A1">
      <w:pPr>
        <w:pStyle w:val="Heading3"/>
        <w:spacing w:line="276" w:lineRule="auto"/>
        <w:rPr>
          <w:rFonts w:ascii="Times New Roman" w:eastAsiaTheme="minorHAnsi" w:hAnsi="Times New Roman" w:cs="Times New Roman"/>
          <w:color w:val="auto"/>
        </w:rPr>
      </w:pPr>
      <w:bookmarkStart w:id="85" w:name="_Toc534025858"/>
      <w:bookmarkStart w:id="86" w:name="_Toc534026768"/>
      <w:r w:rsidRPr="00B65435">
        <w:rPr>
          <w:rFonts w:ascii="Times New Roman" w:eastAsiaTheme="minorHAnsi" w:hAnsi="Times New Roman" w:cs="Times New Roman"/>
          <w:color w:val="auto"/>
        </w:rPr>
        <w:t xml:space="preserve">FR02: </w:t>
      </w:r>
      <w:r w:rsidRPr="00B335A1">
        <w:rPr>
          <w:rFonts w:ascii="Times New Roman" w:eastAsiaTheme="minorHAnsi" w:hAnsi="Times New Roman" w:cs="Times New Roman"/>
          <w:b w:val="0"/>
          <w:color w:val="auto"/>
        </w:rPr>
        <w:t xml:space="preserve">Create </w:t>
      </w:r>
      <w:r w:rsidR="004742A6">
        <w:rPr>
          <w:rFonts w:ascii="Times New Roman" w:eastAsiaTheme="minorHAnsi" w:hAnsi="Times New Roman" w:cs="Times New Roman"/>
          <w:b w:val="0"/>
          <w:color w:val="auto"/>
        </w:rPr>
        <w:t xml:space="preserve">user </w:t>
      </w:r>
      <w:r w:rsidRPr="00B335A1">
        <w:rPr>
          <w:rFonts w:ascii="Times New Roman" w:eastAsiaTheme="minorHAnsi" w:hAnsi="Times New Roman" w:cs="Times New Roman"/>
          <w:b w:val="0"/>
          <w:color w:val="auto"/>
        </w:rPr>
        <w:t>account</w:t>
      </w:r>
      <w:bookmarkEnd w:id="85"/>
      <w:bookmarkEnd w:id="86"/>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7200"/>
      </w:tblGrid>
      <w:tr w:rsidR="00D54E6D" w:rsidRPr="004F0FD1" w14:paraId="655BE4F8" w14:textId="77777777" w:rsidTr="00125587">
        <w:trPr>
          <w:trHeight w:val="109"/>
        </w:trPr>
        <w:tc>
          <w:tcPr>
            <w:tcW w:w="1350" w:type="dxa"/>
            <w:vAlign w:val="center"/>
          </w:tcPr>
          <w:p w14:paraId="470EF2E6" w14:textId="77777777" w:rsidR="00D54E6D" w:rsidRPr="004F0FD1" w:rsidRDefault="00D54E6D" w:rsidP="00B335A1">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FR02-01</w:t>
            </w:r>
          </w:p>
        </w:tc>
        <w:tc>
          <w:tcPr>
            <w:tcW w:w="7200" w:type="dxa"/>
            <w:vAlign w:val="center"/>
          </w:tcPr>
          <w:p w14:paraId="23894D01" w14:textId="77777777" w:rsidR="00D54E6D" w:rsidRPr="004F0FD1" w:rsidRDefault="00D54E6D" w:rsidP="00B335A1">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System shall allow admin to create accounts for faculty members</w:t>
            </w:r>
          </w:p>
        </w:tc>
      </w:tr>
      <w:tr w:rsidR="00D54E6D" w:rsidRPr="004F0FD1" w14:paraId="070922DF" w14:textId="77777777" w:rsidTr="00125587">
        <w:trPr>
          <w:trHeight w:val="89"/>
        </w:trPr>
        <w:tc>
          <w:tcPr>
            <w:tcW w:w="1350" w:type="dxa"/>
            <w:vAlign w:val="center"/>
          </w:tcPr>
          <w:p w14:paraId="116BF47C" w14:textId="77777777" w:rsidR="00D54E6D" w:rsidRPr="004F0FD1" w:rsidRDefault="00D54E6D" w:rsidP="00B335A1">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FR02-02</w:t>
            </w:r>
          </w:p>
        </w:tc>
        <w:tc>
          <w:tcPr>
            <w:tcW w:w="7200" w:type="dxa"/>
            <w:vAlign w:val="center"/>
          </w:tcPr>
          <w:p w14:paraId="758EEC38" w14:textId="77777777" w:rsidR="00D54E6D" w:rsidRPr="004F0FD1" w:rsidRDefault="00D54E6D" w:rsidP="00B335A1">
            <w:pPr>
              <w:autoSpaceDE w:val="0"/>
              <w:autoSpaceDN w:val="0"/>
              <w:adjustRightInd w:val="0"/>
              <w:spacing w:line="276" w:lineRule="auto"/>
              <w:rPr>
                <w:rFonts w:eastAsiaTheme="minorHAnsi"/>
                <w:color w:val="000000"/>
                <w:sz w:val="23"/>
                <w:szCs w:val="23"/>
              </w:rPr>
            </w:pPr>
            <w:r w:rsidRPr="004F0FD1">
              <w:rPr>
                <w:rFonts w:eastAsiaTheme="minorHAnsi"/>
                <w:color w:val="000000"/>
                <w:sz w:val="23"/>
                <w:szCs w:val="23"/>
              </w:rPr>
              <w:t>System shall collect necessary details in this regard.</w:t>
            </w:r>
          </w:p>
        </w:tc>
      </w:tr>
    </w:tbl>
    <w:p w14:paraId="048B88AD" w14:textId="77777777" w:rsidR="00D54E6D" w:rsidRDefault="00D54E6D" w:rsidP="00B335A1">
      <w:pPr>
        <w:spacing w:line="276" w:lineRule="auto"/>
        <w:jc w:val="both"/>
        <w:rPr>
          <w:b/>
        </w:rPr>
      </w:pPr>
    </w:p>
    <w:p w14:paraId="78070925" w14:textId="77777777" w:rsidR="00D54E6D" w:rsidRPr="00B335A1" w:rsidRDefault="00D54E6D" w:rsidP="00B335A1">
      <w:pPr>
        <w:pStyle w:val="Heading2"/>
        <w:spacing w:before="120" w:after="120" w:line="276" w:lineRule="auto"/>
        <w:rPr>
          <w:rFonts w:ascii="Times New Roman" w:hAnsi="Times New Roman" w:cs="Times New Roman"/>
          <w:b/>
          <w:color w:val="auto"/>
          <w:sz w:val="24"/>
        </w:rPr>
      </w:pPr>
      <w:bookmarkStart w:id="87" w:name="_Toc534025859"/>
      <w:bookmarkStart w:id="88" w:name="_Toc534026769"/>
      <w:r w:rsidRPr="00B335A1">
        <w:rPr>
          <w:rFonts w:ascii="Times New Roman" w:hAnsi="Times New Roman" w:cs="Times New Roman"/>
          <w:b/>
          <w:color w:val="auto"/>
          <w:sz w:val="24"/>
        </w:rPr>
        <w:t>2.2</w:t>
      </w:r>
      <w:r w:rsidR="00405AA0" w:rsidRPr="00B335A1">
        <w:rPr>
          <w:rFonts w:ascii="Times New Roman" w:hAnsi="Times New Roman" w:cs="Times New Roman"/>
          <w:b/>
          <w:color w:val="auto"/>
          <w:sz w:val="24"/>
        </w:rPr>
        <w:t xml:space="preserve"> </w:t>
      </w:r>
      <w:r w:rsidRPr="00B335A1">
        <w:rPr>
          <w:rFonts w:ascii="Times New Roman" w:hAnsi="Times New Roman" w:cs="Times New Roman"/>
          <w:b/>
          <w:color w:val="auto"/>
          <w:sz w:val="24"/>
        </w:rPr>
        <w:t>Non- Functional Requirements</w:t>
      </w:r>
      <w:bookmarkEnd w:id="87"/>
      <w:bookmarkEnd w:id="88"/>
    </w:p>
    <w:p w14:paraId="40F6C867" w14:textId="77777777" w:rsidR="00F45A05" w:rsidRPr="00F45A05" w:rsidRDefault="00F45A05" w:rsidP="0024564A">
      <w:pPr>
        <w:spacing w:line="276" w:lineRule="auto"/>
        <w:jc w:val="both"/>
      </w:pPr>
      <w:bookmarkStart w:id="89" w:name="_Toc534025860"/>
      <w:r w:rsidRPr="00F45A05">
        <w:t>Any requirement which specifies how the sys</w:t>
      </w:r>
      <w:r>
        <w:t>tem performs a certain function is called non-functional requirement. In other words, a non-functional requirement will describe how a system should behave and what limits there are on its functionality. Non-functional requirements generally specify the system’s quality attributes or characteristics, for example: “Modified data in a database should be updated for all users accessing it within 2 seconds.”</w:t>
      </w:r>
      <w:r w:rsidR="0024564A">
        <w:t xml:space="preserve"> Typical non-functional requirements include: Performance – for example: response time, throughput, utilization, static volumetric, Scalability, Capacity, Availability, Reliability, Recoverability, Maintainability, Serviceability, Security, Regulatory, Manageability, Environmental, Data Integrity, Usability, Interoperability</w:t>
      </w:r>
    </w:p>
    <w:p w14:paraId="5672E9EA" w14:textId="77777777" w:rsidR="00F45A05" w:rsidRDefault="00F45A05" w:rsidP="00B335A1">
      <w:pPr>
        <w:spacing w:line="276" w:lineRule="auto"/>
        <w:rPr>
          <w:b/>
        </w:rPr>
      </w:pPr>
    </w:p>
    <w:p w14:paraId="11848F53" w14:textId="77777777" w:rsidR="00405AA0" w:rsidRPr="004D7F05" w:rsidRDefault="00D54E6D" w:rsidP="00B335A1">
      <w:pPr>
        <w:spacing w:line="276" w:lineRule="auto"/>
        <w:rPr>
          <w:b/>
        </w:rPr>
      </w:pPr>
      <w:r w:rsidRPr="004D7F05">
        <w:rPr>
          <w:b/>
        </w:rPr>
        <w:t xml:space="preserve">NFR01: </w:t>
      </w:r>
      <w:r w:rsidR="0024564A">
        <w:t>S</w:t>
      </w:r>
      <w:r w:rsidRPr="00B335A1">
        <w:t xml:space="preserve">ystem shall </w:t>
      </w:r>
      <w:bookmarkEnd w:id="89"/>
      <w:r w:rsidR="0024564A">
        <w:t>remain available 24/7 to its users.</w:t>
      </w:r>
    </w:p>
    <w:p w14:paraId="257B2A69" w14:textId="77777777" w:rsidR="00D54E6D" w:rsidRDefault="00D54E6D" w:rsidP="00B335A1">
      <w:pPr>
        <w:spacing w:line="276" w:lineRule="auto"/>
      </w:pPr>
      <w:bookmarkStart w:id="90" w:name="_Toc534025861"/>
      <w:r w:rsidRPr="004D7F05">
        <w:rPr>
          <w:b/>
        </w:rPr>
        <w:t xml:space="preserve">NFR02: </w:t>
      </w:r>
      <w:r w:rsidRPr="00B335A1">
        <w:t xml:space="preserve">System shall have </w:t>
      </w:r>
      <w:bookmarkEnd w:id="90"/>
      <w:r w:rsidR="00F45A05">
        <w:t>two types of users i.e., admin and client.</w:t>
      </w:r>
    </w:p>
    <w:p w14:paraId="0116CE06" w14:textId="77777777" w:rsidR="0024564A" w:rsidRDefault="0024564A" w:rsidP="0024564A">
      <w:pPr>
        <w:spacing w:line="276" w:lineRule="auto"/>
        <w:rPr>
          <w:b/>
        </w:rPr>
      </w:pPr>
      <w:r w:rsidRPr="004D7F05">
        <w:rPr>
          <w:b/>
        </w:rPr>
        <w:t xml:space="preserve">NFR02: </w:t>
      </w:r>
      <w:r>
        <w:t>System shall provide tooltip for every option/button.</w:t>
      </w:r>
    </w:p>
    <w:p w14:paraId="62EA616B" w14:textId="77777777" w:rsidR="0024564A" w:rsidRDefault="0024564A" w:rsidP="00B335A1">
      <w:pPr>
        <w:spacing w:line="276" w:lineRule="auto"/>
        <w:rPr>
          <w:b/>
        </w:rPr>
      </w:pPr>
    </w:p>
    <w:p w14:paraId="54A82A46" w14:textId="77777777" w:rsidR="00D54E6D" w:rsidRPr="00B335A1" w:rsidRDefault="00D54E6D" w:rsidP="00B335A1">
      <w:pPr>
        <w:pStyle w:val="Heading2"/>
        <w:spacing w:before="120" w:after="120" w:line="276" w:lineRule="auto"/>
        <w:rPr>
          <w:rFonts w:ascii="Times New Roman" w:hAnsi="Times New Roman" w:cs="Times New Roman"/>
          <w:b/>
          <w:color w:val="auto"/>
          <w:sz w:val="24"/>
        </w:rPr>
      </w:pPr>
      <w:bookmarkStart w:id="91" w:name="_Toc534025862"/>
      <w:bookmarkStart w:id="92" w:name="_Toc534026770"/>
      <w:r w:rsidRPr="00B335A1">
        <w:rPr>
          <w:rFonts w:ascii="Times New Roman" w:hAnsi="Times New Roman" w:cs="Times New Roman"/>
          <w:b/>
          <w:color w:val="auto"/>
          <w:sz w:val="24"/>
        </w:rPr>
        <w:t>2.3 Hardware Requirements</w:t>
      </w:r>
      <w:bookmarkEnd w:id="91"/>
      <w:bookmarkEnd w:id="92"/>
    </w:p>
    <w:p w14:paraId="526AB404" w14:textId="77777777" w:rsidR="00D54E6D" w:rsidRDefault="00D54E6D" w:rsidP="00B335A1">
      <w:pPr>
        <w:spacing w:line="276" w:lineRule="auto"/>
        <w:jc w:val="both"/>
      </w:pPr>
      <w:r w:rsidRPr="00B018DC">
        <w:t xml:space="preserve">(List minimum hardware </w:t>
      </w:r>
      <w:r>
        <w:t>requirement</w:t>
      </w:r>
      <w:r w:rsidRPr="00B018DC">
        <w:t xml:space="preserve"> to run your project on user’s side</w:t>
      </w:r>
      <w:r w:rsidR="00B335A1">
        <w:t xml:space="preserve">. </w:t>
      </w:r>
      <w:r w:rsidR="00F45A05">
        <w:t>Below is the hardware requirement example for a website</w:t>
      </w:r>
      <w:r w:rsidRPr="00B018DC">
        <w:t>)</w:t>
      </w:r>
    </w:p>
    <w:p w14:paraId="6288EF91" w14:textId="77777777" w:rsidR="00D54E6D" w:rsidRDefault="00D54E6D" w:rsidP="00B335A1">
      <w:pPr>
        <w:spacing w:line="276" w:lineRule="auto"/>
      </w:pPr>
      <w:r>
        <w:t xml:space="preserve">Processor: Pentium(R) </w:t>
      </w:r>
      <w:r w:rsidR="000C71AA">
        <w:t>Core i3</w:t>
      </w:r>
      <w:r>
        <w:t xml:space="preserve"> CPU</w:t>
      </w:r>
      <w:r w:rsidR="00F45A05">
        <w:t xml:space="preserve"> or more</w:t>
      </w:r>
    </w:p>
    <w:p w14:paraId="3A5B8004" w14:textId="77777777" w:rsidR="00D54E6D" w:rsidRDefault="00D54E6D" w:rsidP="00B335A1">
      <w:pPr>
        <w:spacing w:line="276" w:lineRule="auto"/>
      </w:pPr>
      <w:r>
        <w:t>Hard Disk: 40GB</w:t>
      </w:r>
      <w:r w:rsidR="00F45A05">
        <w:t xml:space="preserve"> or more</w:t>
      </w:r>
    </w:p>
    <w:p w14:paraId="634AFA55" w14:textId="77777777" w:rsidR="00D54E6D" w:rsidRDefault="00D54E6D" w:rsidP="00B335A1">
      <w:pPr>
        <w:spacing w:line="276" w:lineRule="auto"/>
      </w:pPr>
      <w:r>
        <w:lastRenderedPageBreak/>
        <w:t>RAM: 256MB or more</w:t>
      </w:r>
    </w:p>
    <w:p w14:paraId="4E7289C3" w14:textId="77777777" w:rsidR="00D54E6D" w:rsidRPr="00B335A1" w:rsidRDefault="00D54E6D" w:rsidP="00B335A1">
      <w:pPr>
        <w:pStyle w:val="Heading2"/>
        <w:spacing w:before="120" w:after="120" w:line="276" w:lineRule="auto"/>
        <w:rPr>
          <w:rFonts w:ascii="Times New Roman" w:hAnsi="Times New Roman" w:cs="Times New Roman"/>
          <w:b/>
          <w:color w:val="auto"/>
          <w:sz w:val="24"/>
        </w:rPr>
      </w:pPr>
      <w:bookmarkStart w:id="93" w:name="_Toc534025863"/>
      <w:bookmarkStart w:id="94" w:name="_Toc534026771"/>
      <w:r w:rsidRPr="00B335A1">
        <w:rPr>
          <w:rFonts w:ascii="Times New Roman" w:hAnsi="Times New Roman" w:cs="Times New Roman"/>
          <w:b/>
          <w:color w:val="auto"/>
          <w:sz w:val="24"/>
        </w:rPr>
        <w:t>2.4 Software Requirements</w:t>
      </w:r>
      <w:bookmarkEnd w:id="93"/>
      <w:bookmarkEnd w:id="94"/>
    </w:p>
    <w:p w14:paraId="1B1BD37C" w14:textId="77777777" w:rsidR="00D54E6D" w:rsidRDefault="00D54E6D" w:rsidP="00B335A1">
      <w:pPr>
        <w:spacing w:line="276" w:lineRule="auto"/>
        <w:jc w:val="both"/>
      </w:pPr>
      <w:r w:rsidRPr="00B018DC">
        <w:t xml:space="preserve">(List minimum </w:t>
      </w:r>
      <w:r>
        <w:t>software</w:t>
      </w:r>
      <w:r w:rsidR="00405AA0">
        <w:t xml:space="preserve"> </w:t>
      </w:r>
      <w:r>
        <w:t>requirement</w:t>
      </w:r>
      <w:r w:rsidRPr="00B018DC">
        <w:t xml:space="preserve"> to run your project on user’s side</w:t>
      </w:r>
      <w:r w:rsidR="00B335A1">
        <w:t xml:space="preserve">. Below is the </w:t>
      </w:r>
      <w:r w:rsidR="00F45A05">
        <w:t xml:space="preserve">software requirement </w:t>
      </w:r>
      <w:r w:rsidR="00B335A1">
        <w:t>example</w:t>
      </w:r>
      <w:r w:rsidR="00F45A05">
        <w:t xml:space="preserve"> for a website</w:t>
      </w:r>
      <w:r w:rsidRPr="00B018DC">
        <w:t>)</w:t>
      </w:r>
    </w:p>
    <w:p w14:paraId="158D0721" w14:textId="77777777" w:rsidR="00D54E6D" w:rsidRDefault="00D54E6D" w:rsidP="00B335A1">
      <w:pPr>
        <w:spacing w:line="276" w:lineRule="auto"/>
      </w:pPr>
      <w:r>
        <w:t>Operating System: Windows10, Windows 8.1, Windows</w:t>
      </w:r>
      <w:r w:rsidR="000C71AA">
        <w:t xml:space="preserve"> </w:t>
      </w:r>
      <w:r>
        <w:t>8, Windows 7</w:t>
      </w:r>
    </w:p>
    <w:p w14:paraId="5E57309D" w14:textId="77777777" w:rsidR="00D54E6D" w:rsidDel="00C030C3" w:rsidRDefault="000C71AA" w:rsidP="00B335A1">
      <w:pPr>
        <w:spacing w:line="276" w:lineRule="auto"/>
        <w:rPr>
          <w:del w:id="95" w:author="Qamar Nawaz" w:date="2019-01-02T17:11:00Z"/>
        </w:rPr>
      </w:pPr>
      <w:r>
        <w:t>Browser:</w:t>
      </w:r>
      <w:r w:rsidR="00D54E6D">
        <w:t xml:space="preserve"> </w:t>
      </w:r>
      <w:r>
        <w:t>G</w:t>
      </w:r>
      <w:r w:rsidR="00D54E6D">
        <w:t xml:space="preserve">oogle </w:t>
      </w:r>
      <w:r>
        <w:t>C</w:t>
      </w:r>
      <w:r w:rsidR="00D54E6D">
        <w:t xml:space="preserve">hrome, </w:t>
      </w:r>
      <w:r w:rsidR="00405AA0">
        <w:t>Firefox</w:t>
      </w:r>
      <w:r w:rsidR="00D54E6D">
        <w:t xml:space="preserve">, Mozilla </w:t>
      </w:r>
      <w:proofErr w:type="spellStart"/>
      <w:r w:rsidR="00D54E6D">
        <w:t>etc</w:t>
      </w:r>
      <w:proofErr w:type="spellEnd"/>
      <w:del w:id="96" w:author="Qamar Nawaz" w:date="2019-01-02T17:11:00Z">
        <w:r w:rsidR="00405AA0" w:rsidDel="00C030C3">
          <w:delText>.</w:delText>
        </w:r>
      </w:del>
    </w:p>
    <w:p w14:paraId="51F0D6A5" w14:textId="77777777" w:rsidR="000C71AA" w:rsidRPr="00A67C71" w:rsidRDefault="000C71AA" w:rsidP="00B335A1">
      <w:pPr>
        <w:spacing w:line="276" w:lineRule="auto"/>
      </w:pPr>
    </w:p>
    <w:p w14:paraId="1F674917" w14:textId="77777777" w:rsidR="00D54E6D" w:rsidRPr="00B335A1" w:rsidRDefault="00405AA0">
      <w:pPr>
        <w:pStyle w:val="Heading1"/>
        <w:numPr>
          <w:ilvl w:val="0"/>
          <w:numId w:val="2"/>
        </w:numPr>
        <w:spacing w:after="240" w:line="276" w:lineRule="auto"/>
        <w:ind w:left="357" w:hanging="357"/>
        <w:rPr>
          <w:rFonts w:ascii="Times New Roman" w:hAnsi="Times New Roman" w:cs="Times New Roman"/>
          <w:b/>
          <w:color w:val="auto"/>
          <w:sz w:val="28"/>
        </w:rPr>
        <w:pPrChange w:id="97" w:author="Qamar Nawaz" w:date="2019-01-02T17:11:00Z">
          <w:pPr>
            <w:pStyle w:val="Heading1"/>
            <w:numPr>
              <w:numId w:val="2"/>
            </w:numPr>
            <w:spacing w:before="120" w:after="120" w:line="276" w:lineRule="auto"/>
            <w:ind w:left="360" w:hanging="360"/>
          </w:pPr>
        </w:pPrChange>
      </w:pPr>
      <w:bookmarkStart w:id="98" w:name="_Toc534025864"/>
      <w:bookmarkStart w:id="99" w:name="_Toc534026772"/>
      <w:r w:rsidRPr="00B335A1">
        <w:rPr>
          <w:rFonts w:ascii="Times New Roman" w:hAnsi="Times New Roman" w:cs="Times New Roman"/>
          <w:b/>
          <w:color w:val="auto"/>
          <w:sz w:val="28"/>
        </w:rPr>
        <w:t>METHODOLOGY</w:t>
      </w:r>
      <w:bookmarkEnd w:id="98"/>
      <w:bookmarkEnd w:id="99"/>
    </w:p>
    <w:p w14:paraId="586BC654" w14:textId="77777777" w:rsidR="00D54E6D" w:rsidRPr="00B335A1" w:rsidDel="00C030C3" w:rsidRDefault="00C030C3" w:rsidP="00B335A1">
      <w:pPr>
        <w:pStyle w:val="Heading2"/>
        <w:spacing w:before="120" w:after="120" w:line="276" w:lineRule="auto"/>
        <w:rPr>
          <w:del w:id="100" w:author="Qamar Nawaz" w:date="2019-01-02T17:10:00Z"/>
          <w:rFonts w:ascii="Times New Roman" w:hAnsi="Times New Roman" w:cs="Times New Roman"/>
          <w:b/>
          <w:color w:val="auto"/>
          <w:sz w:val="24"/>
        </w:rPr>
      </w:pPr>
      <w:bookmarkStart w:id="101" w:name="_Toc534025865"/>
      <w:bookmarkStart w:id="102" w:name="_Toc534026773"/>
      <w:ins w:id="103" w:author="Qamar Nawaz" w:date="2019-01-02T17:10:00Z">
        <w:r w:rsidRPr="00B335A1" w:rsidDel="00C030C3">
          <w:rPr>
            <w:rFonts w:ascii="Times New Roman" w:hAnsi="Times New Roman" w:cs="Times New Roman"/>
            <w:b/>
            <w:color w:val="auto"/>
            <w:sz w:val="24"/>
          </w:rPr>
          <w:t xml:space="preserve"> </w:t>
        </w:r>
      </w:ins>
      <w:del w:id="104" w:author="Qamar Nawaz" w:date="2019-01-02T17:10:00Z">
        <w:r w:rsidR="00D54E6D" w:rsidRPr="00B335A1" w:rsidDel="00C030C3">
          <w:rPr>
            <w:rFonts w:ascii="Times New Roman" w:hAnsi="Times New Roman" w:cs="Times New Roman"/>
            <w:b/>
            <w:color w:val="auto"/>
            <w:sz w:val="24"/>
          </w:rPr>
          <w:delText>3.1 Process Model</w:delText>
        </w:r>
        <w:bookmarkEnd w:id="101"/>
        <w:bookmarkEnd w:id="102"/>
      </w:del>
    </w:p>
    <w:p w14:paraId="39A46F97" w14:textId="77777777" w:rsidR="00D54E6D" w:rsidRDefault="00D54E6D" w:rsidP="00B335A1">
      <w:pPr>
        <w:spacing w:line="276" w:lineRule="auto"/>
        <w:jc w:val="both"/>
      </w:pPr>
      <w:r w:rsidRPr="00B018DC">
        <w:t>(Describe the significance of process model you choose. For example: if we Chose RAD then briefly describe about its significance and how RAD fits with your project)</w:t>
      </w:r>
      <w:r w:rsidR="002C6EF1">
        <w:t xml:space="preserve"> </w:t>
      </w:r>
      <w:r w:rsidRPr="000D0034">
        <w:t>RAD model is Rapid Application Development model. It is a type of incremental model. In RAD model the components or functions are developed in parallel as if they were mini projects. The developments are time boxed, delivered and then assembled into a working prototype. This can quickly give the customer something to see and use and to provide feedback regarding the delivery and their requirements.</w:t>
      </w:r>
    </w:p>
    <w:p w14:paraId="7459BCFC" w14:textId="77777777" w:rsidR="00D54E6D" w:rsidRDefault="00D54E6D" w:rsidP="00B335A1">
      <w:pPr>
        <w:spacing w:line="276" w:lineRule="auto"/>
        <w:jc w:val="both"/>
      </w:pPr>
    </w:p>
    <w:p w14:paraId="31B3F42D" w14:textId="156416AE" w:rsidR="00D54E6D" w:rsidRDefault="00D54E6D" w:rsidP="00125587">
      <w:pPr>
        <w:spacing w:line="276" w:lineRule="auto"/>
        <w:jc w:val="center"/>
        <w:rPr>
          <w:ins w:id="105" w:author="Qamar Nawaz" w:date="2019-01-02T18:57:00Z"/>
        </w:rPr>
      </w:pPr>
      <w:r>
        <w:rPr>
          <w:noProof/>
        </w:rPr>
        <w:drawing>
          <wp:inline distT="0" distB="0" distL="0" distR="0" wp14:anchorId="4A2861EA" wp14:editId="0A411E1C">
            <wp:extent cx="4585217" cy="1960474"/>
            <wp:effectExtent l="0" t="0" r="635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02725" cy="1967960"/>
                    </a:xfrm>
                    <a:prstGeom prst="rect">
                      <a:avLst/>
                    </a:prstGeom>
                    <a:noFill/>
                    <a:ln>
                      <a:noFill/>
                    </a:ln>
                  </pic:spPr>
                </pic:pic>
              </a:graphicData>
            </a:graphic>
          </wp:inline>
        </w:drawing>
      </w:r>
    </w:p>
    <w:p w14:paraId="547C0003" w14:textId="7D838256" w:rsidR="004015DE" w:rsidRPr="004015DE" w:rsidRDefault="004015DE" w:rsidP="004015DE">
      <w:pPr>
        <w:pStyle w:val="Caption"/>
        <w:keepNext/>
        <w:jc w:val="center"/>
        <w:rPr>
          <w:ins w:id="106" w:author="Qamar Nawaz" w:date="2019-01-02T19:00:00Z"/>
          <w:sz w:val="20"/>
          <w:szCs w:val="20"/>
          <w:rPrChange w:id="107" w:author="Qamar Nawaz" w:date="2019-01-02T19:00:00Z">
            <w:rPr>
              <w:ins w:id="108" w:author="Qamar Nawaz" w:date="2019-01-02T19:00:00Z"/>
            </w:rPr>
          </w:rPrChange>
        </w:rPr>
        <w:pPrChange w:id="109" w:author="Qamar Nawaz" w:date="2019-01-02T19:00:00Z">
          <w:pPr/>
        </w:pPrChange>
      </w:pPr>
      <w:ins w:id="110" w:author="Qamar Nawaz" w:date="2019-01-02T19:00:00Z">
        <w:r w:rsidRPr="004015DE">
          <w:rPr>
            <w:sz w:val="20"/>
            <w:szCs w:val="20"/>
            <w:rPrChange w:id="111" w:author="Qamar Nawaz" w:date="2019-01-02T19:00:00Z">
              <w:rPr/>
            </w:rPrChange>
          </w:rPr>
          <w:t xml:space="preserve">Table </w:t>
        </w:r>
        <w:r w:rsidRPr="004015DE">
          <w:rPr>
            <w:sz w:val="20"/>
            <w:szCs w:val="20"/>
            <w:rPrChange w:id="112" w:author="Qamar Nawaz" w:date="2019-01-02T19:00:00Z">
              <w:rPr/>
            </w:rPrChange>
          </w:rPr>
          <w:fldChar w:fldCharType="begin"/>
        </w:r>
        <w:r w:rsidRPr="004015DE">
          <w:rPr>
            <w:sz w:val="20"/>
            <w:szCs w:val="20"/>
            <w:rPrChange w:id="113" w:author="Qamar Nawaz" w:date="2019-01-02T19:00:00Z">
              <w:rPr/>
            </w:rPrChange>
          </w:rPr>
          <w:instrText xml:space="preserve"> SEQ Table \* ARABIC </w:instrText>
        </w:r>
      </w:ins>
      <w:r w:rsidRPr="004015DE">
        <w:rPr>
          <w:sz w:val="20"/>
          <w:szCs w:val="20"/>
          <w:rPrChange w:id="114" w:author="Qamar Nawaz" w:date="2019-01-02T19:00:00Z">
            <w:rPr/>
          </w:rPrChange>
        </w:rPr>
        <w:fldChar w:fldCharType="separate"/>
      </w:r>
      <w:ins w:id="115" w:author="Qamar Nawaz" w:date="2019-01-02T19:00:00Z">
        <w:r w:rsidRPr="004015DE">
          <w:rPr>
            <w:noProof/>
            <w:sz w:val="20"/>
            <w:szCs w:val="20"/>
            <w:rPrChange w:id="116" w:author="Qamar Nawaz" w:date="2019-01-02T19:00:00Z">
              <w:rPr>
                <w:noProof/>
              </w:rPr>
            </w:rPrChange>
          </w:rPr>
          <w:t>1</w:t>
        </w:r>
        <w:r w:rsidRPr="004015DE">
          <w:rPr>
            <w:sz w:val="20"/>
            <w:szCs w:val="20"/>
            <w:rPrChange w:id="117" w:author="Qamar Nawaz" w:date="2019-01-02T19:00:00Z">
              <w:rPr/>
            </w:rPrChange>
          </w:rPr>
          <w:fldChar w:fldCharType="end"/>
        </w:r>
        <w:r w:rsidRPr="004015DE">
          <w:rPr>
            <w:sz w:val="20"/>
            <w:szCs w:val="20"/>
            <w:rPrChange w:id="118" w:author="Qamar Nawaz" w:date="2019-01-02T19:00:00Z">
              <w:rPr/>
            </w:rPrChange>
          </w:rPr>
          <w:t>: Table caption goes here</w:t>
        </w:r>
      </w:ins>
    </w:p>
    <w:tbl>
      <w:tblPr>
        <w:tblStyle w:val="TableGridLight"/>
        <w:tblW w:w="0" w:type="auto"/>
        <w:tblLook w:val="04A0" w:firstRow="1" w:lastRow="0" w:firstColumn="1" w:lastColumn="0" w:noHBand="0" w:noVBand="1"/>
        <w:tblPrChange w:id="119" w:author="Qamar Nawaz" w:date="2019-01-02T18:58:00Z">
          <w:tblPr>
            <w:tblStyle w:val="TableGrid"/>
            <w:tblW w:w="0" w:type="auto"/>
            <w:tblLook w:val="04A0" w:firstRow="1" w:lastRow="0" w:firstColumn="1" w:lastColumn="0" w:noHBand="0" w:noVBand="1"/>
          </w:tblPr>
        </w:tblPrChange>
      </w:tblPr>
      <w:tblGrid>
        <w:gridCol w:w="2337"/>
        <w:gridCol w:w="2337"/>
        <w:gridCol w:w="2338"/>
        <w:gridCol w:w="2338"/>
        <w:tblGridChange w:id="120">
          <w:tblGrid>
            <w:gridCol w:w="2337"/>
            <w:gridCol w:w="2337"/>
            <w:gridCol w:w="2338"/>
            <w:gridCol w:w="2338"/>
          </w:tblGrid>
        </w:tblGridChange>
      </w:tblGrid>
      <w:tr w:rsidR="004015DE" w:rsidRPr="004015DE" w14:paraId="49856D6D" w14:textId="77777777" w:rsidTr="004015DE">
        <w:trPr>
          <w:ins w:id="121" w:author="Qamar Nawaz" w:date="2019-01-02T18:57:00Z"/>
        </w:trPr>
        <w:tc>
          <w:tcPr>
            <w:tcW w:w="2337" w:type="dxa"/>
            <w:tcPrChange w:id="122" w:author="Qamar Nawaz" w:date="2019-01-02T18:58:00Z">
              <w:tcPr>
                <w:tcW w:w="2337" w:type="dxa"/>
              </w:tcPr>
            </w:tcPrChange>
          </w:tcPr>
          <w:p w14:paraId="397439A7" w14:textId="4E2D158E" w:rsidR="004015DE" w:rsidRPr="004015DE" w:rsidRDefault="004015DE" w:rsidP="00125587">
            <w:pPr>
              <w:spacing w:line="276" w:lineRule="auto"/>
              <w:jc w:val="center"/>
              <w:rPr>
                <w:ins w:id="123" w:author="Qamar Nawaz" w:date="2019-01-02T18:57:00Z"/>
                <w:b/>
                <w:sz w:val="20"/>
                <w:szCs w:val="20"/>
                <w:rPrChange w:id="124" w:author="Qamar Nawaz" w:date="2019-01-02T18:59:00Z">
                  <w:rPr>
                    <w:ins w:id="125" w:author="Qamar Nawaz" w:date="2019-01-02T18:57:00Z"/>
                  </w:rPr>
                </w:rPrChange>
              </w:rPr>
            </w:pPr>
            <w:ins w:id="126" w:author="Qamar Nawaz" w:date="2019-01-02T18:59:00Z">
              <w:r w:rsidRPr="004015DE">
                <w:rPr>
                  <w:b/>
                  <w:sz w:val="20"/>
                  <w:szCs w:val="20"/>
                  <w:rPrChange w:id="127" w:author="Qamar Nawaz" w:date="2019-01-02T18:59:00Z">
                    <w:rPr/>
                  </w:rPrChange>
                </w:rPr>
                <w:t>Heading 1</w:t>
              </w:r>
            </w:ins>
          </w:p>
        </w:tc>
        <w:tc>
          <w:tcPr>
            <w:tcW w:w="2337" w:type="dxa"/>
            <w:tcPrChange w:id="128" w:author="Qamar Nawaz" w:date="2019-01-02T18:58:00Z">
              <w:tcPr>
                <w:tcW w:w="2337" w:type="dxa"/>
              </w:tcPr>
            </w:tcPrChange>
          </w:tcPr>
          <w:p w14:paraId="3AD497D5" w14:textId="0B12636C" w:rsidR="004015DE" w:rsidRPr="004015DE" w:rsidRDefault="004015DE" w:rsidP="00125587">
            <w:pPr>
              <w:spacing w:line="276" w:lineRule="auto"/>
              <w:jc w:val="center"/>
              <w:rPr>
                <w:ins w:id="129" w:author="Qamar Nawaz" w:date="2019-01-02T18:57:00Z"/>
                <w:b/>
                <w:sz w:val="20"/>
                <w:szCs w:val="20"/>
                <w:rPrChange w:id="130" w:author="Qamar Nawaz" w:date="2019-01-02T18:59:00Z">
                  <w:rPr>
                    <w:ins w:id="131" w:author="Qamar Nawaz" w:date="2019-01-02T18:57:00Z"/>
                  </w:rPr>
                </w:rPrChange>
              </w:rPr>
            </w:pPr>
            <w:ins w:id="132" w:author="Qamar Nawaz" w:date="2019-01-02T18:59:00Z">
              <w:r w:rsidRPr="004015DE">
                <w:rPr>
                  <w:b/>
                  <w:sz w:val="20"/>
                  <w:szCs w:val="20"/>
                  <w:rPrChange w:id="133" w:author="Qamar Nawaz" w:date="2019-01-02T18:59:00Z">
                    <w:rPr/>
                  </w:rPrChange>
                </w:rPr>
                <w:t>Heading2</w:t>
              </w:r>
            </w:ins>
          </w:p>
        </w:tc>
        <w:tc>
          <w:tcPr>
            <w:tcW w:w="2338" w:type="dxa"/>
            <w:tcPrChange w:id="134" w:author="Qamar Nawaz" w:date="2019-01-02T18:58:00Z">
              <w:tcPr>
                <w:tcW w:w="2338" w:type="dxa"/>
              </w:tcPr>
            </w:tcPrChange>
          </w:tcPr>
          <w:p w14:paraId="08D189E5" w14:textId="2E69363B" w:rsidR="004015DE" w:rsidRPr="004015DE" w:rsidRDefault="004015DE" w:rsidP="00125587">
            <w:pPr>
              <w:spacing w:line="276" w:lineRule="auto"/>
              <w:jc w:val="center"/>
              <w:rPr>
                <w:ins w:id="135" w:author="Qamar Nawaz" w:date="2019-01-02T18:57:00Z"/>
                <w:b/>
                <w:sz w:val="20"/>
                <w:szCs w:val="20"/>
                <w:rPrChange w:id="136" w:author="Qamar Nawaz" w:date="2019-01-02T18:59:00Z">
                  <w:rPr>
                    <w:ins w:id="137" w:author="Qamar Nawaz" w:date="2019-01-02T18:57:00Z"/>
                  </w:rPr>
                </w:rPrChange>
              </w:rPr>
            </w:pPr>
            <w:ins w:id="138" w:author="Qamar Nawaz" w:date="2019-01-02T18:59:00Z">
              <w:r w:rsidRPr="004015DE">
                <w:rPr>
                  <w:b/>
                  <w:sz w:val="20"/>
                  <w:szCs w:val="20"/>
                  <w:rPrChange w:id="139" w:author="Qamar Nawaz" w:date="2019-01-02T18:59:00Z">
                    <w:rPr/>
                  </w:rPrChange>
                </w:rPr>
                <w:t>Heading 3</w:t>
              </w:r>
            </w:ins>
          </w:p>
        </w:tc>
        <w:tc>
          <w:tcPr>
            <w:tcW w:w="2338" w:type="dxa"/>
            <w:tcPrChange w:id="140" w:author="Qamar Nawaz" w:date="2019-01-02T18:58:00Z">
              <w:tcPr>
                <w:tcW w:w="2338" w:type="dxa"/>
              </w:tcPr>
            </w:tcPrChange>
          </w:tcPr>
          <w:p w14:paraId="69A3BC8D" w14:textId="6AA248C1" w:rsidR="004015DE" w:rsidRPr="004015DE" w:rsidRDefault="004015DE" w:rsidP="00125587">
            <w:pPr>
              <w:spacing w:line="276" w:lineRule="auto"/>
              <w:jc w:val="center"/>
              <w:rPr>
                <w:ins w:id="141" w:author="Qamar Nawaz" w:date="2019-01-02T18:57:00Z"/>
                <w:b/>
                <w:sz w:val="20"/>
                <w:szCs w:val="20"/>
                <w:rPrChange w:id="142" w:author="Qamar Nawaz" w:date="2019-01-02T18:59:00Z">
                  <w:rPr>
                    <w:ins w:id="143" w:author="Qamar Nawaz" w:date="2019-01-02T18:57:00Z"/>
                  </w:rPr>
                </w:rPrChange>
              </w:rPr>
            </w:pPr>
            <w:ins w:id="144" w:author="Qamar Nawaz" w:date="2019-01-02T18:59:00Z">
              <w:r w:rsidRPr="004015DE">
                <w:rPr>
                  <w:b/>
                  <w:sz w:val="20"/>
                  <w:szCs w:val="20"/>
                  <w:rPrChange w:id="145" w:author="Qamar Nawaz" w:date="2019-01-02T18:59:00Z">
                    <w:rPr/>
                  </w:rPrChange>
                </w:rPr>
                <w:t>Heading 4</w:t>
              </w:r>
            </w:ins>
          </w:p>
        </w:tc>
      </w:tr>
      <w:tr w:rsidR="004015DE" w:rsidRPr="004015DE" w14:paraId="77544EE9" w14:textId="77777777" w:rsidTr="004015DE">
        <w:trPr>
          <w:ins w:id="146" w:author="Qamar Nawaz" w:date="2019-01-02T18:57:00Z"/>
        </w:trPr>
        <w:tc>
          <w:tcPr>
            <w:tcW w:w="2337" w:type="dxa"/>
            <w:tcPrChange w:id="147" w:author="Qamar Nawaz" w:date="2019-01-02T18:58:00Z">
              <w:tcPr>
                <w:tcW w:w="2337" w:type="dxa"/>
              </w:tcPr>
            </w:tcPrChange>
          </w:tcPr>
          <w:p w14:paraId="1EC3C046" w14:textId="0518E450" w:rsidR="004015DE" w:rsidRPr="004015DE" w:rsidRDefault="004015DE" w:rsidP="00125587">
            <w:pPr>
              <w:spacing w:line="276" w:lineRule="auto"/>
              <w:jc w:val="center"/>
              <w:rPr>
                <w:ins w:id="148" w:author="Qamar Nawaz" w:date="2019-01-02T18:57:00Z"/>
                <w:sz w:val="20"/>
                <w:szCs w:val="20"/>
                <w:rPrChange w:id="149" w:author="Qamar Nawaz" w:date="2019-01-02T18:59:00Z">
                  <w:rPr>
                    <w:ins w:id="150" w:author="Qamar Nawaz" w:date="2019-01-02T18:57:00Z"/>
                  </w:rPr>
                </w:rPrChange>
              </w:rPr>
            </w:pPr>
            <w:ins w:id="151" w:author="Qamar Nawaz" w:date="2019-01-02T18:59:00Z">
              <w:r>
                <w:rPr>
                  <w:sz w:val="20"/>
                  <w:szCs w:val="20"/>
                </w:rPr>
                <w:t>Text</w:t>
              </w:r>
            </w:ins>
          </w:p>
        </w:tc>
        <w:tc>
          <w:tcPr>
            <w:tcW w:w="2337" w:type="dxa"/>
            <w:tcPrChange w:id="152" w:author="Qamar Nawaz" w:date="2019-01-02T18:58:00Z">
              <w:tcPr>
                <w:tcW w:w="2337" w:type="dxa"/>
              </w:tcPr>
            </w:tcPrChange>
          </w:tcPr>
          <w:p w14:paraId="56B3F074" w14:textId="0FD15E50" w:rsidR="004015DE" w:rsidRPr="004015DE" w:rsidRDefault="004015DE" w:rsidP="00125587">
            <w:pPr>
              <w:spacing w:line="276" w:lineRule="auto"/>
              <w:jc w:val="center"/>
              <w:rPr>
                <w:ins w:id="153" w:author="Qamar Nawaz" w:date="2019-01-02T18:57:00Z"/>
                <w:sz w:val="20"/>
                <w:szCs w:val="20"/>
                <w:rPrChange w:id="154" w:author="Qamar Nawaz" w:date="2019-01-02T18:59:00Z">
                  <w:rPr>
                    <w:ins w:id="155" w:author="Qamar Nawaz" w:date="2019-01-02T18:57:00Z"/>
                  </w:rPr>
                </w:rPrChange>
              </w:rPr>
            </w:pPr>
            <w:ins w:id="156" w:author="Qamar Nawaz" w:date="2019-01-02T18:59:00Z">
              <w:r>
                <w:rPr>
                  <w:sz w:val="20"/>
                  <w:szCs w:val="20"/>
                </w:rPr>
                <w:t>Text</w:t>
              </w:r>
            </w:ins>
          </w:p>
        </w:tc>
        <w:tc>
          <w:tcPr>
            <w:tcW w:w="2338" w:type="dxa"/>
            <w:tcPrChange w:id="157" w:author="Qamar Nawaz" w:date="2019-01-02T18:58:00Z">
              <w:tcPr>
                <w:tcW w:w="2338" w:type="dxa"/>
              </w:tcPr>
            </w:tcPrChange>
          </w:tcPr>
          <w:p w14:paraId="501C86BA" w14:textId="444C218F" w:rsidR="004015DE" w:rsidRPr="004015DE" w:rsidRDefault="004015DE" w:rsidP="00125587">
            <w:pPr>
              <w:spacing w:line="276" w:lineRule="auto"/>
              <w:jc w:val="center"/>
              <w:rPr>
                <w:ins w:id="158" w:author="Qamar Nawaz" w:date="2019-01-02T18:57:00Z"/>
                <w:sz w:val="20"/>
                <w:szCs w:val="20"/>
                <w:rPrChange w:id="159" w:author="Qamar Nawaz" w:date="2019-01-02T18:59:00Z">
                  <w:rPr>
                    <w:ins w:id="160" w:author="Qamar Nawaz" w:date="2019-01-02T18:57:00Z"/>
                  </w:rPr>
                </w:rPrChange>
              </w:rPr>
            </w:pPr>
            <w:ins w:id="161" w:author="Qamar Nawaz" w:date="2019-01-02T18:59:00Z">
              <w:r>
                <w:rPr>
                  <w:sz w:val="20"/>
                  <w:szCs w:val="20"/>
                </w:rPr>
                <w:t>Text</w:t>
              </w:r>
            </w:ins>
          </w:p>
        </w:tc>
        <w:tc>
          <w:tcPr>
            <w:tcW w:w="2338" w:type="dxa"/>
            <w:tcPrChange w:id="162" w:author="Qamar Nawaz" w:date="2019-01-02T18:58:00Z">
              <w:tcPr>
                <w:tcW w:w="2338" w:type="dxa"/>
              </w:tcPr>
            </w:tcPrChange>
          </w:tcPr>
          <w:p w14:paraId="71697FAF" w14:textId="37F06FF1" w:rsidR="004015DE" w:rsidRPr="004015DE" w:rsidRDefault="004015DE" w:rsidP="00125587">
            <w:pPr>
              <w:spacing w:line="276" w:lineRule="auto"/>
              <w:jc w:val="center"/>
              <w:rPr>
                <w:ins w:id="163" w:author="Qamar Nawaz" w:date="2019-01-02T18:57:00Z"/>
                <w:sz w:val="20"/>
                <w:szCs w:val="20"/>
                <w:rPrChange w:id="164" w:author="Qamar Nawaz" w:date="2019-01-02T18:59:00Z">
                  <w:rPr>
                    <w:ins w:id="165" w:author="Qamar Nawaz" w:date="2019-01-02T18:57:00Z"/>
                  </w:rPr>
                </w:rPrChange>
              </w:rPr>
            </w:pPr>
            <w:ins w:id="166" w:author="Qamar Nawaz" w:date="2019-01-02T18:59:00Z">
              <w:r>
                <w:rPr>
                  <w:sz w:val="20"/>
                  <w:szCs w:val="20"/>
                </w:rPr>
                <w:t>Text</w:t>
              </w:r>
            </w:ins>
          </w:p>
        </w:tc>
      </w:tr>
      <w:tr w:rsidR="004015DE" w:rsidRPr="0026206F" w14:paraId="6B948E96" w14:textId="77777777" w:rsidTr="0026206F">
        <w:trPr>
          <w:ins w:id="167" w:author="Qamar Nawaz" w:date="2019-01-02T19:00:00Z"/>
        </w:trPr>
        <w:tc>
          <w:tcPr>
            <w:tcW w:w="2337" w:type="dxa"/>
          </w:tcPr>
          <w:p w14:paraId="06E3897A" w14:textId="77777777" w:rsidR="004015DE" w:rsidRPr="0026206F" w:rsidRDefault="004015DE" w:rsidP="0026206F">
            <w:pPr>
              <w:spacing w:line="276" w:lineRule="auto"/>
              <w:jc w:val="center"/>
              <w:rPr>
                <w:ins w:id="168" w:author="Qamar Nawaz" w:date="2019-01-02T19:00:00Z"/>
                <w:sz w:val="20"/>
                <w:szCs w:val="20"/>
              </w:rPr>
            </w:pPr>
            <w:ins w:id="169" w:author="Qamar Nawaz" w:date="2019-01-02T19:00:00Z">
              <w:r>
                <w:rPr>
                  <w:sz w:val="20"/>
                  <w:szCs w:val="20"/>
                </w:rPr>
                <w:t>Text</w:t>
              </w:r>
            </w:ins>
          </w:p>
        </w:tc>
        <w:tc>
          <w:tcPr>
            <w:tcW w:w="2337" w:type="dxa"/>
          </w:tcPr>
          <w:p w14:paraId="621DC657" w14:textId="77777777" w:rsidR="004015DE" w:rsidRPr="0026206F" w:rsidRDefault="004015DE" w:rsidP="0026206F">
            <w:pPr>
              <w:spacing w:line="276" w:lineRule="auto"/>
              <w:jc w:val="center"/>
              <w:rPr>
                <w:ins w:id="170" w:author="Qamar Nawaz" w:date="2019-01-02T19:00:00Z"/>
                <w:sz w:val="20"/>
                <w:szCs w:val="20"/>
              </w:rPr>
            </w:pPr>
            <w:ins w:id="171" w:author="Qamar Nawaz" w:date="2019-01-02T19:00:00Z">
              <w:r>
                <w:rPr>
                  <w:sz w:val="20"/>
                  <w:szCs w:val="20"/>
                </w:rPr>
                <w:t>Text</w:t>
              </w:r>
            </w:ins>
          </w:p>
        </w:tc>
        <w:tc>
          <w:tcPr>
            <w:tcW w:w="2338" w:type="dxa"/>
          </w:tcPr>
          <w:p w14:paraId="2B4EDA36" w14:textId="77777777" w:rsidR="004015DE" w:rsidRPr="0026206F" w:rsidRDefault="004015DE" w:rsidP="0026206F">
            <w:pPr>
              <w:spacing w:line="276" w:lineRule="auto"/>
              <w:jc w:val="center"/>
              <w:rPr>
                <w:ins w:id="172" w:author="Qamar Nawaz" w:date="2019-01-02T19:00:00Z"/>
                <w:sz w:val="20"/>
                <w:szCs w:val="20"/>
              </w:rPr>
            </w:pPr>
            <w:ins w:id="173" w:author="Qamar Nawaz" w:date="2019-01-02T19:00:00Z">
              <w:r>
                <w:rPr>
                  <w:sz w:val="20"/>
                  <w:szCs w:val="20"/>
                </w:rPr>
                <w:t>Text</w:t>
              </w:r>
            </w:ins>
          </w:p>
        </w:tc>
        <w:tc>
          <w:tcPr>
            <w:tcW w:w="2338" w:type="dxa"/>
          </w:tcPr>
          <w:p w14:paraId="0B1624F5" w14:textId="77777777" w:rsidR="004015DE" w:rsidRPr="0026206F" w:rsidRDefault="004015DE" w:rsidP="0026206F">
            <w:pPr>
              <w:spacing w:line="276" w:lineRule="auto"/>
              <w:jc w:val="center"/>
              <w:rPr>
                <w:ins w:id="174" w:author="Qamar Nawaz" w:date="2019-01-02T19:00:00Z"/>
                <w:sz w:val="20"/>
                <w:szCs w:val="20"/>
              </w:rPr>
            </w:pPr>
            <w:ins w:id="175" w:author="Qamar Nawaz" w:date="2019-01-02T19:00:00Z">
              <w:r>
                <w:rPr>
                  <w:sz w:val="20"/>
                  <w:szCs w:val="20"/>
                </w:rPr>
                <w:t>Text</w:t>
              </w:r>
            </w:ins>
          </w:p>
        </w:tc>
      </w:tr>
    </w:tbl>
    <w:p w14:paraId="3BC6DCE4" w14:textId="77777777" w:rsidR="004015DE" w:rsidRDefault="004015DE" w:rsidP="00125587">
      <w:pPr>
        <w:spacing w:line="276" w:lineRule="auto"/>
        <w:jc w:val="center"/>
      </w:pPr>
    </w:p>
    <w:p w14:paraId="5FAB3A16" w14:textId="77777777" w:rsidR="00D54E6D" w:rsidRDefault="00D54E6D" w:rsidP="00B335A1">
      <w:pPr>
        <w:spacing w:line="276" w:lineRule="auto"/>
        <w:jc w:val="both"/>
      </w:pPr>
    </w:p>
    <w:p w14:paraId="46E052BB" w14:textId="77777777" w:rsidR="0024564A" w:rsidRDefault="0024564A" w:rsidP="00B335A1">
      <w:pPr>
        <w:spacing w:line="276" w:lineRule="auto"/>
        <w:jc w:val="both"/>
      </w:pPr>
    </w:p>
    <w:p w14:paraId="26D2A9A0" w14:textId="77777777" w:rsidR="00405AA0" w:rsidRPr="00405AA0" w:rsidRDefault="004742A6">
      <w:pPr>
        <w:pStyle w:val="Heading2"/>
        <w:numPr>
          <w:ilvl w:val="1"/>
          <w:numId w:val="2"/>
        </w:numPr>
        <w:spacing w:before="160" w:after="160" w:line="276" w:lineRule="auto"/>
        <w:ind w:left="357" w:hanging="357"/>
        <w:pPrChange w:id="176" w:author="Qamar Nawaz" w:date="2019-01-02T17:11:00Z">
          <w:pPr>
            <w:pStyle w:val="Heading2"/>
            <w:numPr>
              <w:ilvl w:val="1"/>
              <w:numId w:val="2"/>
            </w:numPr>
            <w:spacing w:line="276" w:lineRule="auto"/>
            <w:ind w:left="360" w:hanging="360"/>
          </w:pPr>
        </w:pPrChange>
      </w:pPr>
      <w:bookmarkStart w:id="177" w:name="_Toc534026774"/>
      <w:r>
        <w:rPr>
          <w:rFonts w:ascii="Times New Roman" w:hAnsi="Times New Roman" w:cs="Times New Roman"/>
          <w:b/>
          <w:color w:val="auto"/>
          <w:sz w:val="24"/>
        </w:rPr>
        <w:t xml:space="preserve"> </w:t>
      </w:r>
      <w:r w:rsidR="00D54E6D" w:rsidRPr="0024564A">
        <w:rPr>
          <w:rFonts w:ascii="Times New Roman" w:hAnsi="Times New Roman" w:cs="Times New Roman"/>
          <w:b/>
          <w:color w:val="auto"/>
          <w:sz w:val="24"/>
        </w:rPr>
        <w:t>Tools</w:t>
      </w:r>
      <w:bookmarkEnd w:id="177"/>
      <w:r>
        <w:rPr>
          <w:rFonts w:ascii="Times New Roman" w:hAnsi="Times New Roman" w:cs="Times New Roman"/>
          <w:b/>
          <w:color w:val="auto"/>
          <w:sz w:val="24"/>
        </w:rPr>
        <w:t xml:space="preserve"> &amp; Technologies</w:t>
      </w:r>
    </w:p>
    <w:p w14:paraId="7AC222DB" w14:textId="77777777" w:rsidR="00D54E6D" w:rsidRDefault="00D54E6D" w:rsidP="00B335A1">
      <w:pPr>
        <w:spacing w:line="276" w:lineRule="auto"/>
        <w:jc w:val="both"/>
      </w:pPr>
      <w:r>
        <w:t>Briefly describe tools to be used in project development (one line each). For example: MS Visual Studio, NetBeans, PHP,</w:t>
      </w:r>
      <w:r w:rsidR="0024564A">
        <w:t xml:space="preserve"> Adobe Photoshop,</w:t>
      </w:r>
      <w:r>
        <w:t xml:space="preserve"> MySQL etc.</w:t>
      </w:r>
    </w:p>
    <w:p w14:paraId="04C0338F" w14:textId="77777777" w:rsidR="00405AA0" w:rsidRDefault="00405AA0" w:rsidP="00B335A1">
      <w:pPr>
        <w:spacing w:line="276" w:lineRule="auto"/>
        <w:jc w:val="both"/>
      </w:pPr>
    </w:p>
    <w:p w14:paraId="5C869C23" w14:textId="77777777" w:rsidR="00D54E6D" w:rsidRPr="00B335A1" w:rsidRDefault="00405AA0" w:rsidP="00B335A1">
      <w:pPr>
        <w:pStyle w:val="Heading1"/>
        <w:spacing w:before="120" w:after="120" w:line="276" w:lineRule="auto"/>
        <w:rPr>
          <w:rFonts w:ascii="Times New Roman" w:hAnsi="Times New Roman" w:cs="Times New Roman"/>
          <w:b/>
          <w:color w:val="auto"/>
          <w:sz w:val="28"/>
        </w:rPr>
      </w:pPr>
      <w:bookmarkStart w:id="178" w:name="_Toc534025866"/>
      <w:bookmarkStart w:id="179" w:name="_Toc534026775"/>
      <w:r w:rsidRPr="00B335A1">
        <w:rPr>
          <w:rFonts w:ascii="Times New Roman" w:hAnsi="Times New Roman" w:cs="Times New Roman"/>
          <w:b/>
          <w:color w:val="auto"/>
          <w:sz w:val="28"/>
        </w:rPr>
        <w:lastRenderedPageBreak/>
        <w:t xml:space="preserve">4. </w:t>
      </w:r>
      <w:del w:id="180" w:author="Qamar Nawaz" w:date="2019-01-02T17:10:00Z">
        <w:r w:rsidRPr="00B335A1" w:rsidDel="00C030C3">
          <w:rPr>
            <w:rFonts w:ascii="Times New Roman" w:hAnsi="Times New Roman" w:cs="Times New Roman"/>
            <w:b/>
            <w:color w:val="auto"/>
            <w:sz w:val="28"/>
          </w:rPr>
          <w:delText>GANTT CHART</w:delText>
        </w:r>
      </w:del>
      <w:bookmarkEnd w:id="178"/>
      <w:bookmarkEnd w:id="179"/>
      <w:ins w:id="181" w:author="Qamar Nawaz" w:date="2019-01-02T17:10:00Z">
        <w:r w:rsidR="00C030C3">
          <w:rPr>
            <w:rFonts w:ascii="Times New Roman" w:hAnsi="Times New Roman" w:cs="Times New Roman"/>
            <w:b/>
            <w:color w:val="auto"/>
            <w:sz w:val="28"/>
          </w:rPr>
          <w:t xml:space="preserve"> Timeline</w:t>
        </w:r>
      </w:ins>
    </w:p>
    <w:p w14:paraId="3320C47B" w14:textId="77777777" w:rsidR="00D54E6D" w:rsidRPr="00B335A1" w:rsidRDefault="00D54E6D" w:rsidP="00B335A1">
      <w:pPr>
        <w:spacing w:line="276" w:lineRule="auto"/>
        <w:jc w:val="both"/>
      </w:pPr>
      <w:r w:rsidRPr="00B335A1">
        <w:t>(Use any online tool or MS Excel, MS Visio etc. to draw Gantt chart)</w:t>
      </w:r>
    </w:p>
    <w:p w14:paraId="0B1E6D64" w14:textId="77777777" w:rsidR="00D54E6D" w:rsidRDefault="00D54E6D" w:rsidP="00B335A1">
      <w:pPr>
        <w:spacing w:line="276" w:lineRule="auto"/>
        <w:jc w:val="both"/>
      </w:pPr>
      <w:r w:rsidRPr="00B018DC">
        <w:t>A Gantt chart is a timeline view that makes it easy to see how a project is tracking. You can visualize project tasks and see how they relate to each other as projects progress over time. Use this tool to simplify your tasks and details with a visual project timeline by transforming task names, start dates, durations, and end dates into cascading horizontal bar charts.</w:t>
      </w:r>
    </w:p>
    <w:p w14:paraId="29574C7A" w14:textId="77777777" w:rsidR="0024564A" w:rsidRDefault="0024564A" w:rsidP="00B335A1">
      <w:pPr>
        <w:spacing w:line="276" w:lineRule="auto"/>
        <w:jc w:val="both"/>
      </w:pPr>
    </w:p>
    <w:p w14:paraId="151DB22C" w14:textId="77777777" w:rsidR="00C030C3" w:rsidRDefault="00D54E6D">
      <w:pPr>
        <w:keepNext/>
        <w:spacing w:line="276" w:lineRule="auto"/>
        <w:rPr>
          <w:ins w:id="182" w:author="Qamar Nawaz" w:date="2019-01-02T17:14:00Z"/>
        </w:rPr>
        <w:pPrChange w:id="183" w:author="Qamar Nawaz" w:date="2019-01-02T17:14:00Z">
          <w:pPr>
            <w:spacing w:line="276" w:lineRule="auto"/>
          </w:pPr>
        </w:pPrChange>
      </w:pPr>
      <w:r>
        <w:rPr>
          <w:b/>
          <w:noProof/>
          <w:sz w:val="32"/>
          <w:szCs w:val="32"/>
        </w:rPr>
        <w:drawing>
          <wp:inline distT="0" distB="0" distL="0" distR="0" wp14:anchorId="7F2CD250" wp14:editId="758D4577">
            <wp:extent cx="6047504" cy="3743661"/>
            <wp:effectExtent l="0" t="0" r="0" b="0"/>
            <wp:docPr id="2" name="Picture 2"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880" cy="3791560"/>
                    </a:xfrm>
                    <a:prstGeom prst="rect">
                      <a:avLst/>
                    </a:prstGeom>
                    <a:noFill/>
                    <a:ln>
                      <a:noFill/>
                    </a:ln>
                  </pic:spPr>
                </pic:pic>
              </a:graphicData>
            </a:graphic>
          </wp:inline>
        </w:drawing>
      </w:r>
    </w:p>
    <w:p w14:paraId="2F491143" w14:textId="77777777" w:rsidR="00D54E6D" w:rsidRPr="00C030C3" w:rsidRDefault="00C030C3">
      <w:pPr>
        <w:pStyle w:val="Caption"/>
        <w:jc w:val="center"/>
        <w:rPr>
          <w:sz w:val="20"/>
          <w:szCs w:val="20"/>
          <w:rPrChange w:id="184" w:author="Qamar Nawaz" w:date="2019-01-02T17:14:00Z">
            <w:rPr/>
          </w:rPrChange>
        </w:rPr>
        <w:pPrChange w:id="185" w:author="Qamar Nawaz" w:date="2019-01-02T17:14:00Z">
          <w:pPr>
            <w:spacing w:line="276" w:lineRule="auto"/>
          </w:pPr>
        </w:pPrChange>
      </w:pPr>
      <w:ins w:id="186" w:author="Qamar Nawaz" w:date="2019-01-02T17:14:00Z">
        <w:r w:rsidRPr="00C030C3">
          <w:rPr>
            <w:sz w:val="20"/>
            <w:szCs w:val="20"/>
            <w:rPrChange w:id="187" w:author="Qamar Nawaz" w:date="2019-01-02T17:14:00Z">
              <w:rPr>
                <w:i/>
                <w:iCs/>
              </w:rPr>
            </w:rPrChange>
          </w:rPr>
          <w:t xml:space="preserve">Figure </w:t>
        </w:r>
        <w:r w:rsidRPr="00C030C3">
          <w:rPr>
            <w:sz w:val="20"/>
            <w:szCs w:val="20"/>
            <w:rPrChange w:id="188" w:author="Qamar Nawaz" w:date="2019-01-02T17:14:00Z">
              <w:rPr>
                <w:i/>
                <w:iCs/>
              </w:rPr>
            </w:rPrChange>
          </w:rPr>
          <w:fldChar w:fldCharType="begin"/>
        </w:r>
        <w:r w:rsidRPr="00C030C3">
          <w:rPr>
            <w:sz w:val="20"/>
            <w:szCs w:val="20"/>
            <w:rPrChange w:id="189" w:author="Qamar Nawaz" w:date="2019-01-02T17:14:00Z">
              <w:rPr>
                <w:i/>
                <w:iCs/>
              </w:rPr>
            </w:rPrChange>
          </w:rPr>
          <w:instrText xml:space="preserve"> SEQ Figure \* ARABIC </w:instrText>
        </w:r>
      </w:ins>
      <w:r w:rsidRPr="00C030C3">
        <w:rPr>
          <w:sz w:val="20"/>
          <w:szCs w:val="20"/>
          <w:rPrChange w:id="190" w:author="Qamar Nawaz" w:date="2019-01-02T17:14:00Z">
            <w:rPr>
              <w:i/>
              <w:iCs/>
            </w:rPr>
          </w:rPrChange>
        </w:rPr>
        <w:fldChar w:fldCharType="separate"/>
      </w:r>
      <w:ins w:id="191" w:author="Qamar Nawaz" w:date="2019-01-02T17:14:00Z">
        <w:r w:rsidRPr="00C030C3">
          <w:rPr>
            <w:noProof/>
            <w:sz w:val="20"/>
            <w:szCs w:val="20"/>
            <w:rPrChange w:id="192" w:author="Qamar Nawaz" w:date="2019-01-02T17:14:00Z">
              <w:rPr>
                <w:i/>
                <w:iCs/>
                <w:noProof/>
              </w:rPr>
            </w:rPrChange>
          </w:rPr>
          <w:t>1</w:t>
        </w:r>
        <w:r w:rsidRPr="00C030C3">
          <w:rPr>
            <w:sz w:val="20"/>
            <w:szCs w:val="20"/>
            <w:rPrChange w:id="193" w:author="Qamar Nawaz" w:date="2019-01-02T17:14:00Z">
              <w:rPr>
                <w:i/>
                <w:iCs/>
              </w:rPr>
            </w:rPrChange>
          </w:rPr>
          <w:fldChar w:fldCharType="end"/>
        </w:r>
        <w:r w:rsidRPr="00C030C3">
          <w:rPr>
            <w:sz w:val="20"/>
            <w:szCs w:val="20"/>
            <w:rPrChange w:id="194" w:author="Qamar Nawaz" w:date="2019-01-02T17:14:00Z">
              <w:rPr>
                <w:i/>
                <w:iCs/>
              </w:rPr>
            </w:rPrChange>
          </w:rPr>
          <w:t>: Tentative timeline of the project activities</w:t>
        </w:r>
      </w:ins>
    </w:p>
    <w:p w14:paraId="2127F190" w14:textId="77777777" w:rsidR="005949EE" w:rsidRDefault="005949EE"/>
    <w:p w14:paraId="146AD9F6" w14:textId="77777777" w:rsidR="005949EE" w:rsidRDefault="005949EE">
      <w:pPr>
        <w:spacing w:line="360" w:lineRule="auto"/>
      </w:pPr>
      <w:r>
        <w:br w:type="page"/>
      </w:r>
    </w:p>
    <w:p w14:paraId="62387221" w14:textId="77777777" w:rsidR="00376695" w:rsidRDefault="005949EE">
      <w:r>
        <w:lastRenderedPageBreak/>
        <w:t>INSTRUCTIONS:</w:t>
      </w:r>
    </w:p>
    <w:p w14:paraId="2A7F4BEF" w14:textId="77777777" w:rsidR="005949EE" w:rsidRDefault="005949EE">
      <w:r>
        <w:t xml:space="preserve">Following formatting </w:t>
      </w:r>
      <w:r w:rsidR="00E154F9">
        <w:t>is</w:t>
      </w:r>
      <w:r>
        <w:t xml:space="preserve"> already applied on the document. However</w:t>
      </w:r>
      <w:r w:rsidR="00E154F9">
        <w:t>, it is explicitly mentioned below:</w:t>
      </w:r>
    </w:p>
    <w:p w14:paraId="7090D189" w14:textId="77777777" w:rsidR="005949EE" w:rsidRDefault="005949EE"/>
    <w:p w14:paraId="7EC35A12" w14:textId="77777777" w:rsidR="005949EE" w:rsidRDefault="005949EE" w:rsidP="005949EE">
      <w:pPr>
        <w:pStyle w:val="ListParagraph"/>
        <w:numPr>
          <w:ilvl w:val="0"/>
          <w:numId w:val="3"/>
        </w:numPr>
      </w:pPr>
      <w:r>
        <w:t>Font style : Times New Roman</w:t>
      </w:r>
    </w:p>
    <w:p w14:paraId="2763548F" w14:textId="77777777" w:rsidR="005949EE" w:rsidRDefault="005949EE" w:rsidP="005949EE">
      <w:pPr>
        <w:pStyle w:val="ListParagraph"/>
        <w:numPr>
          <w:ilvl w:val="0"/>
          <w:numId w:val="3"/>
        </w:numPr>
      </w:pPr>
      <w:r>
        <w:t>Paragraph font size: 12pt</w:t>
      </w:r>
    </w:p>
    <w:p w14:paraId="28AFBAB5" w14:textId="77777777" w:rsidR="005949EE" w:rsidRDefault="005949EE" w:rsidP="005949EE">
      <w:pPr>
        <w:pStyle w:val="ListParagraph"/>
        <w:numPr>
          <w:ilvl w:val="0"/>
          <w:numId w:val="3"/>
        </w:numPr>
      </w:pPr>
      <w:r>
        <w:t>Main Heading Size: 14pt + Bold</w:t>
      </w:r>
      <w:ins w:id="195" w:author="Qamar Nawaz" w:date="2019-01-02T17:12:00Z">
        <w:r w:rsidR="00C030C3">
          <w:t xml:space="preserve"> (before and after spacin</w:t>
        </w:r>
      </w:ins>
      <w:ins w:id="196" w:author="Qamar Nawaz" w:date="2019-01-02T17:13:00Z">
        <w:r w:rsidR="00C030C3">
          <w:t>g 12pt)</w:t>
        </w:r>
      </w:ins>
    </w:p>
    <w:p w14:paraId="789A738A" w14:textId="77777777" w:rsidR="005949EE" w:rsidRDefault="005949EE" w:rsidP="005949EE">
      <w:pPr>
        <w:pStyle w:val="ListParagraph"/>
        <w:numPr>
          <w:ilvl w:val="0"/>
          <w:numId w:val="3"/>
        </w:numPr>
        <w:rPr>
          <w:ins w:id="197" w:author="Qamar Nawaz" w:date="2019-01-02T17:12:00Z"/>
        </w:rPr>
      </w:pPr>
      <w:r>
        <w:t>Sub Heading Size: 1</w:t>
      </w:r>
      <w:ins w:id="198" w:author="Qamar Nawaz" w:date="2019-01-02T17:12:00Z">
        <w:r w:rsidR="00C030C3">
          <w:t>3</w:t>
        </w:r>
      </w:ins>
      <w:del w:id="199" w:author="Qamar Nawaz" w:date="2019-01-02T17:12:00Z">
        <w:r w:rsidDel="00C030C3">
          <w:delText>2</w:delText>
        </w:r>
      </w:del>
      <w:r>
        <w:t>pt + Bold</w:t>
      </w:r>
      <w:ins w:id="200" w:author="Qamar Nawaz" w:date="2019-01-02T17:13:00Z">
        <w:r w:rsidR="00C030C3">
          <w:t xml:space="preserve"> (before and after spacing 8pt)</w:t>
        </w:r>
      </w:ins>
    </w:p>
    <w:p w14:paraId="584F6167" w14:textId="77777777" w:rsidR="00C030C3" w:rsidRDefault="00C030C3" w:rsidP="005949EE">
      <w:pPr>
        <w:pStyle w:val="ListParagraph"/>
        <w:numPr>
          <w:ilvl w:val="0"/>
          <w:numId w:val="3"/>
        </w:numPr>
      </w:pPr>
      <w:ins w:id="201" w:author="Qamar Nawaz" w:date="2019-01-02T17:12:00Z">
        <w:r>
          <w:t xml:space="preserve">Sub </w:t>
        </w:r>
        <w:proofErr w:type="spellStart"/>
        <w:r>
          <w:t>sub</w:t>
        </w:r>
        <w:proofErr w:type="spellEnd"/>
        <w:r>
          <w:t xml:space="preserve"> heading size 12pt + bold</w:t>
        </w:r>
      </w:ins>
      <w:ins w:id="202" w:author="Qamar Nawaz" w:date="2019-01-02T17:13:00Z">
        <w:r>
          <w:t xml:space="preserve"> (before and after spacing 6pt)</w:t>
        </w:r>
      </w:ins>
    </w:p>
    <w:p w14:paraId="78589863" w14:textId="77777777" w:rsidR="005949EE" w:rsidRDefault="005949EE" w:rsidP="005949EE">
      <w:pPr>
        <w:pStyle w:val="ListParagraph"/>
        <w:numPr>
          <w:ilvl w:val="0"/>
          <w:numId w:val="3"/>
        </w:numPr>
      </w:pPr>
      <w:r>
        <w:t>Paragraph Alignment: Justified</w:t>
      </w:r>
    </w:p>
    <w:p w14:paraId="79DB0459" w14:textId="77777777" w:rsidR="005949EE" w:rsidRDefault="005949EE" w:rsidP="005949EE">
      <w:pPr>
        <w:pStyle w:val="ListParagraph"/>
        <w:numPr>
          <w:ilvl w:val="0"/>
          <w:numId w:val="3"/>
        </w:numPr>
        <w:rPr>
          <w:ins w:id="203" w:author="Qamar Nawaz" w:date="2019-01-02T17:14:00Z"/>
        </w:rPr>
      </w:pPr>
      <w:r>
        <w:t>Picture/Chart Alignment: Center</w:t>
      </w:r>
    </w:p>
    <w:p w14:paraId="6242CA3C" w14:textId="77777777" w:rsidR="00C030C3" w:rsidRDefault="00C030C3" w:rsidP="005949EE">
      <w:pPr>
        <w:pStyle w:val="ListParagraph"/>
        <w:numPr>
          <w:ilvl w:val="0"/>
          <w:numId w:val="3"/>
        </w:numPr>
        <w:rPr>
          <w:ins w:id="204" w:author="Qamar Nawaz" w:date="2019-01-02T17:15:00Z"/>
        </w:rPr>
      </w:pPr>
      <w:ins w:id="205" w:author="Qamar Nawaz" w:date="2019-01-02T17:14:00Z">
        <w:r>
          <w:t>Picture/chart/table heading</w:t>
        </w:r>
      </w:ins>
      <w:ins w:id="206" w:author="Qamar Nawaz" w:date="2019-01-02T17:15:00Z">
        <w:r>
          <w:t xml:space="preserve"> font: Times New Roman</w:t>
        </w:r>
      </w:ins>
    </w:p>
    <w:p w14:paraId="37553C09" w14:textId="114386C0" w:rsidR="00C030C3" w:rsidRDefault="00C030C3" w:rsidP="00C030C3">
      <w:pPr>
        <w:pStyle w:val="ListParagraph"/>
        <w:numPr>
          <w:ilvl w:val="0"/>
          <w:numId w:val="3"/>
        </w:numPr>
        <w:rPr>
          <w:ins w:id="207" w:author="Qamar Nawaz" w:date="2019-01-02T19:01:00Z"/>
        </w:rPr>
      </w:pPr>
      <w:ins w:id="208" w:author="Qamar Nawaz" w:date="2019-01-02T17:15:00Z">
        <w:r>
          <w:t>Picture/chart/table heading font size: 10pt, Italic, center alignment</w:t>
        </w:r>
      </w:ins>
    </w:p>
    <w:p w14:paraId="66952846" w14:textId="51D90B86" w:rsidR="004015DE" w:rsidRDefault="004015DE" w:rsidP="00C030C3">
      <w:pPr>
        <w:pStyle w:val="ListParagraph"/>
        <w:numPr>
          <w:ilvl w:val="0"/>
          <w:numId w:val="3"/>
        </w:numPr>
        <w:rPr>
          <w:ins w:id="209" w:author="Qamar Nawaz" w:date="2019-01-02T19:02:00Z"/>
        </w:rPr>
      </w:pPr>
      <w:ins w:id="210" w:author="Qamar Nawaz" w:date="2019-01-02T19:01:00Z">
        <w:r>
          <w:t>Picture caption goes under the picture without any extra line and line space</w:t>
        </w:r>
      </w:ins>
    </w:p>
    <w:p w14:paraId="0E9BE851" w14:textId="48F71656" w:rsidR="004015DE" w:rsidRDefault="004015DE" w:rsidP="00C030C3">
      <w:pPr>
        <w:pStyle w:val="ListParagraph"/>
        <w:numPr>
          <w:ilvl w:val="0"/>
          <w:numId w:val="3"/>
        </w:numPr>
        <w:rPr>
          <w:ins w:id="211" w:author="Qamar Nawaz" w:date="2019-01-02T19:02:00Z"/>
        </w:rPr>
      </w:pPr>
      <w:ins w:id="212" w:author="Qamar Nawaz" w:date="2019-01-02T19:02:00Z">
        <w:r>
          <w:t>Table caption goes above the table without any extra line and line space</w:t>
        </w:r>
      </w:ins>
    </w:p>
    <w:p w14:paraId="4A20B011" w14:textId="193385DF" w:rsidR="004015DE" w:rsidRDefault="004015DE" w:rsidP="00C030C3">
      <w:pPr>
        <w:pStyle w:val="ListParagraph"/>
        <w:numPr>
          <w:ilvl w:val="0"/>
          <w:numId w:val="3"/>
        </w:numPr>
        <w:rPr>
          <w:ins w:id="213" w:author="Qamar Nawaz" w:date="2019-01-02T19:02:00Z"/>
        </w:rPr>
      </w:pPr>
      <w:ins w:id="214" w:author="Qamar Nawaz" w:date="2019-01-02T19:02:00Z">
        <w:r>
          <w:t>Table heading: Times New Roman, 10pt</w:t>
        </w:r>
      </w:ins>
      <w:ins w:id="215" w:author="Qamar Nawaz" w:date="2019-01-02T19:03:00Z">
        <w:r>
          <w:t>, Bold</w:t>
        </w:r>
      </w:ins>
      <w:bookmarkStart w:id="216" w:name="_GoBack"/>
      <w:bookmarkEnd w:id="216"/>
    </w:p>
    <w:p w14:paraId="4C0E533D" w14:textId="7F5D8EE3" w:rsidR="004015DE" w:rsidRDefault="004015DE" w:rsidP="00C030C3">
      <w:pPr>
        <w:pStyle w:val="ListParagraph"/>
        <w:numPr>
          <w:ilvl w:val="0"/>
          <w:numId w:val="3"/>
        </w:numPr>
      </w:pPr>
      <w:ins w:id="217" w:author="Qamar Nawaz" w:date="2019-01-02T19:02:00Z">
        <w:r>
          <w:t>Table text: Times New Roma</w:t>
        </w:r>
      </w:ins>
      <w:ins w:id="218" w:author="Qamar Nawaz" w:date="2019-01-02T19:03:00Z">
        <w:r>
          <w:t>n, 10pt</w:t>
        </w:r>
      </w:ins>
    </w:p>
    <w:p w14:paraId="5BECEFBF" w14:textId="77777777" w:rsidR="005949EE" w:rsidRDefault="005949EE" w:rsidP="005949EE">
      <w:pPr>
        <w:pStyle w:val="ListParagraph"/>
        <w:numPr>
          <w:ilvl w:val="0"/>
          <w:numId w:val="3"/>
        </w:numPr>
      </w:pPr>
      <w:r>
        <w:t>Line Spacing: 1.15</w:t>
      </w:r>
    </w:p>
    <w:p w14:paraId="2BB6615B" w14:textId="03AB4B9E" w:rsidR="005949EE" w:rsidRDefault="005949EE" w:rsidP="005949EE">
      <w:pPr>
        <w:pStyle w:val="ListParagraph"/>
        <w:numPr>
          <w:ilvl w:val="0"/>
          <w:numId w:val="3"/>
        </w:numPr>
        <w:rPr>
          <w:ins w:id="219" w:author="Qamar Nawaz" w:date="2019-01-02T18:54:00Z"/>
        </w:rPr>
      </w:pPr>
      <w:r>
        <w:t>Left/Right/Top/Bottom Margins: 1 inch</w:t>
      </w:r>
    </w:p>
    <w:p w14:paraId="5D809947" w14:textId="5A0E16A2" w:rsidR="004E453B" w:rsidRDefault="004E453B" w:rsidP="005949EE">
      <w:pPr>
        <w:pStyle w:val="ListParagraph"/>
        <w:numPr>
          <w:ilvl w:val="0"/>
          <w:numId w:val="3"/>
        </w:numPr>
        <w:rPr>
          <w:ins w:id="220" w:author="Qamar Nawaz" w:date="2019-01-02T18:54:00Z"/>
        </w:rPr>
      </w:pPr>
      <w:ins w:id="221" w:author="Qamar Nawaz" w:date="2019-01-02T18:54:00Z">
        <w:r>
          <w:t>Table of Contents, List of Tables, List of Figures Heading: Times New Roman. 14pt, Bold</w:t>
        </w:r>
      </w:ins>
    </w:p>
    <w:p w14:paraId="69871B18" w14:textId="4AB9AEB6" w:rsidR="004E453B" w:rsidRDefault="004E453B" w:rsidP="004E453B">
      <w:pPr>
        <w:pStyle w:val="ListParagraph"/>
        <w:numPr>
          <w:ilvl w:val="0"/>
          <w:numId w:val="3"/>
        </w:numPr>
        <w:rPr>
          <w:ins w:id="222" w:author="Qamar Nawaz" w:date="2019-01-02T18:55:00Z"/>
        </w:rPr>
      </w:pPr>
      <w:ins w:id="223" w:author="Qamar Nawaz" w:date="2019-01-02T18:54:00Z">
        <w:r>
          <w:t xml:space="preserve">Table of Contents, List of Tables, List of Figures: Times New Roman. </w:t>
        </w:r>
        <w:r>
          <w:t>12pt</w:t>
        </w:r>
      </w:ins>
    </w:p>
    <w:p w14:paraId="50704BC4" w14:textId="51E83B74" w:rsidR="004E453B" w:rsidRDefault="004E453B" w:rsidP="004E453B">
      <w:pPr>
        <w:pStyle w:val="ListParagraph"/>
        <w:numPr>
          <w:ilvl w:val="0"/>
          <w:numId w:val="3"/>
        </w:numPr>
        <w:rPr>
          <w:ins w:id="224" w:author="Qamar Nawaz" w:date="2019-01-02T18:55:00Z"/>
        </w:rPr>
      </w:pPr>
      <w:ins w:id="225" w:author="Qamar Nawaz" w:date="2019-01-02T18:55:00Z">
        <w:r>
          <w:t>Before the introduction, page number should be in Roman Numbers and center align</w:t>
        </w:r>
      </w:ins>
    </w:p>
    <w:p w14:paraId="553DB8C4" w14:textId="77A2088D" w:rsidR="004E453B" w:rsidRDefault="004E453B" w:rsidP="004E453B">
      <w:pPr>
        <w:pStyle w:val="ListParagraph"/>
        <w:numPr>
          <w:ilvl w:val="0"/>
          <w:numId w:val="3"/>
        </w:numPr>
      </w:pPr>
      <w:ins w:id="226" w:author="Qamar Nawaz" w:date="2019-01-02T18:55:00Z">
        <w:r>
          <w:t>Introduction to onward, page numbers</w:t>
        </w:r>
      </w:ins>
      <w:ins w:id="227" w:author="Qamar Nawaz" w:date="2019-01-02T18:56:00Z">
        <w:r>
          <w:t xml:space="preserve"> should be in Decimal numbers and center align</w:t>
        </w:r>
      </w:ins>
    </w:p>
    <w:sectPr w:rsidR="004E453B" w:rsidSect="00D54E6D">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70BA6B" w14:textId="77777777" w:rsidR="00900395" w:rsidRDefault="00900395" w:rsidP="00D54E6D">
      <w:r>
        <w:separator/>
      </w:r>
    </w:p>
  </w:endnote>
  <w:endnote w:type="continuationSeparator" w:id="0">
    <w:p w14:paraId="0D85BB29" w14:textId="77777777" w:rsidR="00900395" w:rsidRDefault="00900395" w:rsidP="00D54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2DA7EF" w14:textId="77777777" w:rsidR="00D54E6D" w:rsidRDefault="005E4570">
    <w:pPr>
      <w:pStyle w:val="Footer"/>
      <w:jc w:val="center"/>
      <w:pPrChange w:id="63" w:author="Qamar Nawaz" w:date="2019-01-02T17:16:00Z">
        <w:pPr>
          <w:pStyle w:val="Footer"/>
          <w:jc w:val="right"/>
        </w:pPr>
      </w:pPrChange>
    </w:pPr>
    <w:ins w:id="64" w:author="Qamar Nawaz" w:date="2019-01-02T17:16:00Z">
      <w:r>
        <w:t>x</w:t>
      </w:r>
    </w:ins>
  </w:p>
  <w:p w14:paraId="06903FA3" w14:textId="77777777" w:rsidR="00D54E6D" w:rsidRDefault="00D54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5521273"/>
      <w:docPartObj>
        <w:docPartGallery w:val="Page Numbers (Bottom of Page)"/>
        <w:docPartUnique/>
      </w:docPartObj>
    </w:sdtPr>
    <w:sdtEndPr/>
    <w:sdtContent>
      <w:p w14:paraId="235EB57F" w14:textId="77777777" w:rsidR="00D54E6D" w:rsidRDefault="00EF2DDC" w:rsidP="00537CEB">
        <w:pPr>
          <w:pStyle w:val="Footer"/>
          <w:jc w:val="center"/>
          <w:pPrChange w:id="228" w:author="Qamar Nawaz" w:date="2019-01-02T18:53:00Z">
            <w:pPr>
              <w:pStyle w:val="Footer"/>
              <w:jc w:val="right"/>
            </w:pPr>
          </w:pPrChange>
        </w:pPr>
        <w:r>
          <w:rPr>
            <w:noProof/>
          </w:rPr>
          <w:fldChar w:fldCharType="begin"/>
        </w:r>
        <w:r w:rsidR="002B2944">
          <w:rPr>
            <w:noProof/>
          </w:rPr>
          <w:instrText xml:space="preserve"> PAGE   \* MERGEFORMAT </w:instrText>
        </w:r>
        <w:r>
          <w:rPr>
            <w:noProof/>
          </w:rPr>
          <w:fldChar w:fldCharType="separate"/>
        </w:r>
        <w:r w:rsidR="009A0C16">
          <w:rPr>
            <w:noProof/>
          </w:rPr>
          <w:t>5</w:t>
        </w:r>
        <w:r>
          <w:rPr>
            <w:noProof/>
          </w:rPr>
          <w:fldChar w:fldCharType="end"/>
        </w:r>
      </w:p>
    </w:sdtContent>
  </w:sdt>
  <w:p w14:paraId="03659C50" w14:textId="77777777" w:rsidR="00D54E6D" w:rsidRDefault="00D54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935C5B" w14:textId="77777777" w:rsidR="00900395" w:rsidRDefault="00900395" w:rsidP="00D54E6D">
      <w:r>
        <w:separator/>
      </w:r>
    </w:p>
  </w:footnote>
  <w:footnote w:type="continuationSeparator" w:id="0">
    <w:p w14:paraId="4DA58CF9" w14:textId="77777777" w:rsidR="00900395" w:rsidRDefault="00900395" w:rsidP="00D54E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8F5C7C"/>
    <w:multiLevelType w:val="hybridMultilevel"/>
    <w:tmpl w:val="840C4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2A4CB0"/>
    <w:multiLevelType w:val="hybridMultilevel"/>
    <w:tmpl w:val="74125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00079F1"/>
    <w:multiLevelType w:val="multilevel"/>
    <w:tmpl w:val="B4E404D0"/>
    <w:lvl w:ilvl="0">
      <w:start w:val="1"/>
      <w:numFmt w:val="decimal"/>
      <w:lvlText w:val="%1."/>
      <w:lvlJc w:val="left"/>
      <w:pPr>
        <w:ind w:left="2250" w:hanging="360"/>
      </w:pPr>
      <w:rPr>
        <w:rFonts w:hint="default"/>
      </w:rPr>
    </w:lvl>
    <w:lvl w:ilvl="1">
      <w:start w:val="2"/>
      <w:numFmt w:val="decimal"/>
      <w:isLgl/>
      <w:lvlText w:val="%1.%2"/>
      <w:lvlJc w:val="left"/>
      <w:pPr>
        <w:ind w:left="2310" w:hanging="420"/>
      </w:pPr>
      <w:rPr>
        <w:rFonts w:hint="default"/>
        <w:b/>
        <w:color w:val="auto"/>
        <w:sz w:val="24"/>
      </w:rPr>
    </w:lvl>
    <w:lvl w:ilvl="2">
      <w:start w:val="1"/>
      <w:numFmt w:val="decimal"/>
      <w:isLgl/>
      <w:lvlText w:val="%1.%2.%3"/>
      <w:lvlJc w:val="left"/>
      <w:pPr>
        <w:ind w:left="2610" w:hanging="720"/>
      </w:pPr>
      <w:rPr>
        <w:rFonts w:hint="default"/>
      </w:rPr>
    </w:lvl>
    <w:lvl w:ilvl="3">
      <w:start w:val="1"/>
      <w:numFmt w:val="decimal"/>
      <w:isLgl/>
      <w:lvlText w:val="%1.%2.%3.%4"/>
      <w:lvlJc w:val="left"/>
      <w:pPr>
        <w:ind w:left="2610" w:hanging="720"/>
      </w:pPr>
      <w:rPr>
        <w:rFonts w:hint="default"/>
      </w:rPr>
    </w:lvl>
    <w:lvl w:ilvl="4">
      <w:start w:val="1"/>
      <w:numFmt w:val="decimal"/>
      <w:isLgl/>
      <w:lvlText w:val="%1.%2.%3.%4.%5"/>
      <w:lvlJc w:val="left"/>
      <w:pPr>
        <w:ind w:left="2970" w:hanging="1080"/>
      </w:pPr>
      <w:rPr>
        <w:rFonts w:hint="default"/>
      </w:rPr>
    </w:lvl>
    <w:lvl w:ilvl="5">
      <w:start w:val="1"/>
      <w:numFmt w:val="decimal"/>
      <w:isLgl/>
      <w:lvlText w:val="%1.%2.%3.%4.%5.%6"/>
      <w:lvlJc w:val="left"/>
      <w:pPr>
        <w:ind w:left="2970" w:hanging="1080"/>
      </w:pPr>
      <w:rPr>
        <w:rFonts w:hint="default"/>
      </w:rPr>
    </w:lvl>
    <w:lvl w:ilvl="6">
      <w:start w:val="1"/>
      <w:numFmt w:val="decimal"/>
      <w:isLgl/>
      <w:lvlText w:val="%1.%2.%3.%4.%5.%6.%7"/>
      <w:lvlJc w:val="left"/>
      <w:pPr>
        <w:ind w:left="3330" w:hanging="1440"/>
      </w:pPr>
      <w:rPr>
        <w:rFonts w:hint="default"/>
      </w:rPr>
    </w:lvl>
    <w:lvl w:ilvl="7">
      <w:start w:val="1"/>
      <w:numFmt w:val="decimal"/>
      <w:isLgl/>
      <w:lvlText w:val="%1.%2.%3.%4.%5.%6.%7.%8"/>
      <w:lvlJc w:val="left"/>
      <w:pPr>
        <w:ind w:left="3330" w:hanging="1440"/>
      </w:pPr>
      <w:rPr>
        <w:rFonts w:hint="default"/>
      </w:rPr>
    </w:lvl>
    <w:lvl w:ilvl="8">
      <w:start w:val="1"/>
      <w:numFmt w:val="decimal"/>
      <w:isLgl/>
      <w:lvlText w:val="%1.%2.%3.%4.%5.%6.%7.%8.%9"/>
      <w:lvlJc w:val="left"/>
      <w:pPr>
        <w:ind w:left="3690" w:hanging="1800"/>
      </w:pPr>
      <w:rPr>
        <w:rFonts w:hint="default"/>
      </w:r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Qamar Nawaz">
    <w15:presenceInfo w15:providerId="Windows Live" w15:userId="e7dd4ec0eb3275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E6D"/>
    <w:rsid w:val="000162FC"/>
    <w:rsid w:val="000A364C"/>
    <w:rsid w:val="000C71AA"/>
    <w:rsid w:val="00125587"/>
    <w:rsid w:val="00150AB3"/>
    <w:rsid w:val="00155162"/>
    <w:rsid w:val="001D2C84"/>
    <w:rsid w:val="001E459A"/>
    <w:rsid w:val="0024564A"/>
    <w:rsid w:val="002B2944"/>
    <w:rsid w:val="002C6EF1"/>
    <w:rsid w:val="003036D2"/>
    <w:rsid w:val="00374DE0"/>
    <w:rsid w:val="00380D68"/>
    <w:rsid w:val="00387371"/>
    <w:rsid w:val="004015DE"/>
    <w:rsid w:val="00405AA0"/>
    <w:rsid w:val="004137C1"/>
    <w:rsid w:val="004742A6"/>
    <w:rsid w:val="004B4408"/>
    <w:rsid w:val="004D7F05"/>
    <w:rsid w:val="004E453B"/>
    <w:rsid w:val="004F652E"/>
    <w:rsid w:val="00537CEB"/>
    <w:rsid w:val="005949EE"/>
    <w:rsid w:val="005B19CE"/>
    <w:rsid w:val="005E4570"/>
    <w:rsid w:val="00626A84"/>
    <w:rsid w:val="0067194B"/>
    <w:rsid w:val="0068536B"/>
    <w:rsid w:val="006B11E1"/>
    <w:rsid w:val="007B784D"/>
    <w:rsid w:val="00863FD7"/>
    <w:rsid w:val="00867ED1"/>
    <w:rsid w:val="008C0CC7"/>
    <w:rsid w:val="008C56E6"/>
    <w:rsid w:val="00900395"/>
    <w:rsid w:val="00944226"/>
    <w:rsid w:val="009A0C16"/>
    <w:rsid w:val="00A15731"/>
    <w:rsid w:val="00A40E8C"/>
    <w:rsid w:val="00A66CAD"/>
    <w:rsid w:val="00B335A1"/>
    <w:rsid w:val="00C030C3"/>
    <w:rsid w:val="00D126FD"/>
    <w:rsid w:val="00D54E6D"/>
    <w:rsid w:val="00E154F9"/>
    <w:rsid w:val="00EF2DDC"/>
    <w:rsid w:val="00F230F5"/>
    <w:rsid w:val="00F31A1C"/>
    <w:rsid w:val="00F45A05"/>
    <w:rsid w:val="00FC278C"/>
    <w:rsid w:val="00FF27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612F5"/>
  <w15:docId w15:val="{9569C92A-4494-40BC-A62E-5C0F4A229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54E6D"/>
    <w:pPr>
      <w:spacing w:line="240" w:lineRule="auto"/>
    </w:pPr>
    <w:rPr>
      <w:rFonts w:ascii="Times New Roman" w:eastAsia="Calibri" w:hAnsi="Times New Roman" w:cs="Times New Roman"/>
      <w:sz w:val="24"/>
      <w:szCs w:val="24"/>
    </w:rPr>
  </w:style>
  <w:style w:type="paragraph" w:styleId="Heading1">
    <w:name w:val="heading 1"/>
    <w:basedOn w:val="Normal"/>
    <w:next w:val="Normal"/>
    <w:link w:val="Heading1Char"/>
    <w:uiPriority w:val="9"/>
    <w:qFormat/>
    <w:rsid w:val="00D54E6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54E6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54E6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54E6D"/>
    <w:rPr>
      <w:rFonts w:ascii="Tahoma" w:hAnsi="Tahoma" w:cs="Tahoma"/>
      <w:sz w:val="16"/>
      <w:szCs w:val="16"/>
    </w:rPr>
  </w:style>
  <w:style w:type="character" w:customStyle="1" w:styleId="BalloonTextChar">
    <w:name w:val="Balloon Text Char"/>
    <w:basedOn w:val="DefaultParagraphFont"/>
    <w:link w:val="BalloonText"/>
    <w:uiPriority w:val="99"/>
    <w:semiHidden/>
    <w:rsid w:val="00D54E6D"/>
    <w:rPr>
      <w:rFonts w:ascii="Tahoma" w:eastAsia="Calibri" w:hAnsi="Tahoma" w:cs="Tahoma"/>
      <w:sz w:val="16"/>
      <w:szCs w:val="16"/>
    </w:rPr>
  </w:style>
  <w:style w:type="character" w:customStyle="1" w:styleId="Heading1Char">
    <w:name w:val="Heading 1 Char"/>
    <w:basedOn w:val="DefaultParagraphFont"/>
    <w:link w:val="Heading1"/>
    <w:uiPriority w:val="9"/>
    <w:rsid w:val="00D54E6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D54E6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D54E6D"/>
    <w:rPr>
      <w:rFonts w:asciiTheme="majorHAnsi" w:eastAsiaTheme="majorEastAsia" w:hAnsiTheme="majorHAnsi" w:cstheme="majorBidi"/>
      <w:b/>
      <w:bCs/>
      <w:color w:val="4F81BD" w:themeColor="accent1"/>
      <w:sz w:val="24"/>
      <w:szCs w:val="24"/>
    </w:rPr>
  </w:style>
  <w:style w:type="character" w:customStyle="1" w:styleId="apple-style-span">
    <w:name w:val="apple-style-span"/>
    <w:rsid w:val="00D54E6D"/>
    <w:rPr>
      <w:rFonts w:cs="Times New Roman"/>
    </w:rPr>
  </w:style>
  <w:style w:type="paragraph" w:styleId="NormalWeb">
    <w:name w:val="Normal (Web)"/>
    <w:basedOn w:val="Normal"/>
    <w:rsid w:val="00D54E6D"/>
    <w:pPr>
      <w:spacing w:before="100" w:beforeAutospacing="1" w:after="100" w:afterAutospacing="1"/>
    </w:pPr>
  </w:style>
  <w:style w:type="paragraph" w:styleId="Header">
    <w:name w:val="header"/>
    <w:basedOn w:val="Normal"/>
    <w:link w:val="HeaderChar"/>
    <w:uiPriority w:val="99"/>
    <w:unhideWhenUsed/>
    <w:rsid w:val="00D54E6D"/>
    <w:pPr>
      <w:tabs>
        <w:tab w:val="center" w:pos="4680"/>
        <w:tab w:val="right" w:pos="9360"/>
      </w:tabs>
    </w:pPr>
  </w:style>
  <w:style w:type="character" w:customStyle="1" w:styleId="HeaderChar">
    <w:name w:val="Header Char"/>
    <w:basedOn w:val="DefaultParagraphFont"/>
    <w:link w:val="Header"/>
    <w:uiPriority w:val="99"/>
    <w:rsid w:val="00D54E6D"/>
    <w:rPr>
      <w:rFonts w:ascii="Times New Roman" w:eastAsia="Calibri" w:hAnsi="Times New Roman" w:cs="Times New Roman"/>
      <w:sz w:val="24"/>
      <w:szCs w:val="24"/>
    </w:rPr>
  </w:style>
  <w:style w:type="paragraph" w:styleId="Footer">
    <w:name w:val="footer"/>
    <w:basedOn w:val="Normal"/>
    <w:link w:val="FooterChar"/>
    <w:uiPriority w:val="99"/>
    <w:unhideWhenUsed/>
    <w:rsid w:val="00D54E6D"/>
    <w:pPr>
      <w:tabs>
        <w:tab w:val="center" w:pos="4680"/>
        <w:tab w:val="right" w:pos="9360"/>
      </w:tabs>
    </w:pPr>
  </w:style>
  <w:style w:type="character" w:customStyle="1" w:styleId="FooterChar">
    <w:name w:val="Footer Char"/>
    <w:basedOn w:val="DefaultParagraphFont"/>
    <w:link w:val="Footer"/>
    <w:uiPriority w:val="99"/>
    <w:rsid w:val="00D54E6D"/>
    <w:rPr>
      <w:rFonts w:ascii="Times New Roman" w:eastAsia="Calibri" w:hAnsi="Times New Roman" w:cs="Times New Roman"/>
      <w:sz w:val="24"/>
      <w:szCs w:val="24"/>
    </w:rPr>
  </w:style>
  <w:style w:type="paragraph" w:styleId="TOCHeading">
    <w:name w:val="TOC Heading"/>
    <w:basedOn w:val="Heading1"/>
    <w:next w:val="Normal"/>
    <w:uiPriority w:val="39"/>
    <w:semiHidden/>
    <w:unhideWhenUsed/>
    <w:qFormat/>
    <w:rsid w:val="00D54E6D"/>
    <w:pPr>
      <w:spacing w:before="480" w:line="276" w:lineRule="auto"/>
      <w:outlineLvl w:val="9"/>
    </w:pPr>
    <w:rPr>
      <w:b/>
      <w:bCs/>
      <w:sz w:val="28"/>
      <w:szCs w:val="28"/>
    </w:rPr>
  </w:style>
  <w:style w:type="paragraph" w:styleId="TOC2">
    <w:name w:val="toc 2"/>
    <w:basedOn w:val="Normal"/>
    <w:next w:val="Normal"/>
    <w:autoRedefine/>
    <w:uiPriority w:val="39"/>
    <w:unhideWhenUsed/>
    <w:rsid w:val="00D54E6D"/>
    <w:pPr>
      <w:spacing w:after="100"/>
      <w:ind w:left="240"/>
    </w:pPr>
  </w:style>
  <w:style w:type="paragraph" w:styleId="TOC1">
    <w:name w:val="toc 1"/>
    <w:basedOn w:val="Normal"/>
    <w:next w:val="Normal"/>
    <w:autoRedefine/>
    <w:uiPriority w:val="39"/>
    <w:unhideWhenUsed/>
    <w:rsid w:val="00D54E6D"/>
    <w:pPr>
      <w:spacing w:after="100"/>
    </w:pPr>
  </w:style>
  <w:style w:type="paragraph" w:styleId="TOC3">
    <w:name w:val="toc 3"/>
    <w:basedOn w:val="Normal"/>
    <w:next w:val="Normal"/>
    <w:autoRedefine/>
    <w:uiPriority w:val="39"/>
    <w:unhideWhenUsed/>
    <w:rsid w:val="00D54E6D"/>
    <w:pPr>
      <w:spacing w:after="100"/>
      <w:ind w:left="480"/>
    </w:pPr>
  </w:style>
  <w:style w:type="character" w:styleId="Hyperlink">
    <w:name w:val="Hyperlink"/>
    <w:basedOn w:val="DefaultParagraphFont"/>
    <w:uiPriority w:val="99"/>
    <w:unhideWhenUsed/>
    <w:rsid w:val="00D54E6D"/>
    <w:rPr>
      <w:color w:val="0000FF" w:themeColor="hyperlink"/>
      <w:u w:val="single"/>
    </w:rPr>
  </w:style>
  <w:style w:type="paragraph" w:styleId="ListParagraph">
    <w:name w:val="List Paragraph"/>
    <w:basedOn w:val="Normal"/>
    <w:uiPriority w:val="34"/>
    <w:qFormat/>
    <w:rsid w:val="00405AA0"/>
    <w:pPr>
      <w:ind w:left="720"/>
      <w:contextualSpacing/>
    </w:pPr>
  </w:style>
  <w:style w:type="paragraph" w:styleId="Caption">
    <w:name w:val="caption"/>
    <w:basedOn w:val="Normal"/>
    <w:next w:val="Normal"/>
    <w:uiPriority w:val="35"/>
    <w:unhideWhenUsed/>
    <w:qFormat/>
    <w:rsid w:val="00C030C3"/>
    <w:pPr>
      <w:spacing w:after="200"/>
    </w:pPr>
    <w:rPr>
      <w:i/>
      <w:iCs/>
      <w:color w:val="1F497D" w:themeColor="text2"/>
      <w:sz w:val="18"/>
      <w:szCs w:val="18"/>
    </w:rPr>
  </w:style>
  <w:style w:type="table" w:styleId="TableGrid">
    <w:name w:val="Table Grid"/>
    <w:basedOn w:val="TableNormal"/>
    <w:uiPriority w:val="59"/>
    <w:rsid w:val="004015D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015D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7DE866-2D60-42D4-9FC1-6E5AD4396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9</Pages>
  <Words>1408</Words>
  <Characters>8027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Sumaira Adnan</dc:creator>
  <cp:lastModifiedBy>Qamar Nawaz</cp:lastModifiedBy>
  <cp:revision>5</cp:revision>
  <dcterms:created xsi:type="dcterms:W3CDTF">2019-01-02T13:49:00Z</dcterms:created>
  <dcterms:modified xsi:type="dcterms:W3CDTF">2019-01-02T14:03:00Z</dcterms:modified>
</cp:coreProperties>
</file>